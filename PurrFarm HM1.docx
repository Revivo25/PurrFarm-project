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1FA0" w14:textId="77777777" w:rsidR="00095164" w:rsidRDefault="00000000">
      <w:pPr>
        <w:spacing w:after="200" w:line="276" w:lineRule="auto"/>
        <w:jc w:val="center"/>
        <w:rPr>
          <w:rFonts w:ascii="Arial" w:eastAsia="Arial" w:hAnsi="Arial" w:cs="Arial"/>
          <w:b/>
          <w:bCs/>
          <w:sz w:val="24"/>
          <w:szCs w:val="24"/>
        </w:rPr>
      </w:pPr>
      <w:r>
        <w:rPr>
          <w:rFonts w:ascii="Arial" w:eastAsia="Arial" w:hAnsi="Arial" w:cs="Arial"/>
          <w:b/>
          <w:bCs/>
          <w:sz w:val="24"/>
          <w:szCs w:val="24"/>
          <w:rtl/>
        </w:rPr>
        <w:t>מבוא למחשוב ענן - סמסטר חורף התשפו</w:t>
      </w:r>
    </w:p>
    <w:p w14:paraId="75F900DB" w14:textId="77777777" w:rsidR="00095164" w:rsidRDefault="00000000">
      <w:pPr>
        <w:jc w:val="center"/>
        <w:rPr>
          <w:rFonts w:ascii="Arial" w:eastAsia="Arial" w:hAnsi="Arial" w:cs="Arial"/>
          <w:sz w:val="24"/>
          <w:szCs w:val="24"/>
        </w:rPr>
      </w:pPr>
      <w:r>
        <w:rPr>
          <w:rFonts w:ascii="Arial" w:eastAsia="Arial" w:hAnsi="Arial" w:cs="Arial"/>
          <w:b/>
          <w:bCs/>
          <w:sz w:val="24"/>
          <w:szCs w:val="24"/>
          <w:rtl/>
        </w:rPr>
        <w:t>תרגיל בית 1</w:t>
      </w:r>
      <w:r>
        <w:rPr>
          <w:rFonts w:ascii="Arial" w:eastAsia="Arial" w:hAnsi="Arial" w:cs="Arial"/>
          <w:sz w:val="24"/>
          <w:szCs w:val="24"/>
        </w:rPr>
        <w:t xml:space="preserve"> -– </w:t>
      </w:r>
      <w:r>
        <w:rPr>
          <w:rFonts w:ascii="Arial" w:eastAsia="Arial" w:hAnsi="Arial" w:cs="Arial"/>
          <w:b/>
          <w:bCs/>
          <w:sz w:val="24"/>
          <w:szCs w:val="24"/>
          <w:rtl/>
        </w:rPr>
        <w:t>עבודה בצוותי העבודה</w:t>
      </w:r>
    </w:p>
    <w:p w14:paraId="6CA2D98D" w14:textId="77777777" w:rsidR="00095164" w:rsidRDefault="00000000">
      <w:pPr>
        <w:pBdr>
          <w:top w:val="nil"/>
          <w:left w:val="nil"/>
          <w:bottom w:val="nil"/>
          <w:right w:val="nil"/>
          <w:between w:val="nil"/>
        </w:pBdr>
        <w:ind w:left="360"/>
        <w:jc w:val="center"/>
        <w:rPr>
          <w:rFonts w:ascii="Arial" w:eastAsia="Arial" w:hAnsi="Arial" w:cs="Arial"/>
          <w:color w:val="000000"/>
          <w:sz w:val="24"/>
          <w:szCs w:val="24"/>
        </w:rPr>
      </w:pPr>
      <w:r>
        <w:rPr>
          <w:rFonts w:ascii="Arial" w:eastAsia="Arial" w:hAnsi="Arial" w:cs="Arial"/>
          <w:color w:val="000000"/>
          <w:sz w:val="24"/>
          <w:szCs w:val="24"/>
          <w:rtl/>
        </w:rPr>
        <w:t xml:space="preserve">מועד הגשה: </w:t>
      </w:r>
      <w:r>
        <w:rPr>
          <w:rFonts w:ascii="Arial" w:eastAsia="Arial" w:hAnsi="Arial" w:cs="Arial"/>
          <w:sz w:val="24"/>
          <w:szCs w:val="24"/>
        </w:rPr>
        <w:t>30/11/25</w:t>
      </w:r>
    </w:p>
    <w:p w14:paraId="3E80EA23" w14:textId="77777777" w:rsidR="00095164"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יש למנות מהנדס.ת מערכת בכל צוות, אשר יהיה אחראי על הגדרת הדרישות ההנדסיות, ועל הממשק מול החומרה.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p w14:paraId="72A31A8D" w14:textId="77777777" w:rsidR="00095164" w:rsidRDefault="00095164">
      <w:pPr>
        <w:spacing w:after="0" w:line="360" w:lineRule="auto"/>
        <w:ind w:right="357"/>
        <w:rPr>
          <w:rFonts w:ascii="Arial" w:eastAsia="Arial" w:hAnsi="Arial" w:cs="Arial"/>
          <w:sz w:val="24"/>
          <w:szCs w:val="24"/>
        </w:rPr>
      </w:pPr>
    </w:p>
    <w:p w14:paraId="763E8B41" w14:textId="77777777" w:rsidR="00095164" w:rsidRDefault="00000000">
      <w:pPr>
        <w:spacing w:after="0"/>
        <w:rPr>
          <w:rFonts w:ascii="Arial" w:eastAsia="Arial" w:hAnsi="Arial" w:cs="Arial"/>
          <w:color w:val="0000FF"/>
          <w:sz w:val="24"/>
          <w:szCs w:val="24"/>
        </w:rPr>
      </w:pPr>
      <w:bookmarkStart w:id="0" w:name="_heading=h.9eqcupvkn2qt" w:colFirst="0" w:colLast="0"/>
      <w:bookmarkEnd w:id="0"/>
      <w:r>
        <w:rPr>
          <w:rFonts w:ascii="Arial" w:eastAsia="Arial" w:hAnsi="Arial" w:cs="Arial"/>
          <w:b/>
          <w:bCs/>
          <w:color w:val="0000FF"/>
          <w:sz w:val="24"/>
          <w:szCs w:val="24"/>
          <w:u w:val="single"/>
          <w:rtl/>
        </w:rPr>
        <w:t xml:space="preserve">תיקיית </w:t>
      </w:r>
      <w:r>
        <w:rPr>
          <w:rFonts w:ascii="Arial" w:eastAsia="Arial" w:hAnsi="Arial" w:cs="Arial"/>
          <w:b/>
          <w:bCs/>
          <w:color w:val="0000FF"/>
          <w:sz w:val="24"/>
          <w:szCs w:val="24"/>
          <w:u w:val="single"/>
        </w:rPr>
        <w:t>git:</w:t>
      </w:r>
      <w:r>
        <w:rPr>
          <w:rFonts w:ascii="Arial" w:eastAsia="Arial" w:hAnsi="Arial" w:cs="Arial"/>
          <w:sz w:val="24"/>
          <w:szCs w:val="24"/>
        </w:rPr>
        <w:t xml:space="preserve">  </w:t>
      </w:r>
      <w:r>
        <w:rPr>
          <w:rFonts w:ascii="Arial" w:eastAsia="Arial" w:hAnsi="Arial" w:cs="Arial"/>
          <w:sz w:val="24"/>
          <w:szCs w:val="24"/>
        </w:rPr>
        <w:br/>
      </w:r>
      <w:hyperlink r:id="rId8">
        <w:r>
          <w:rPr>
            <w:rFonts w:ascii="Arial" w:eastAsia="Arial" w:hAnsi="Arial" w:cs="Arial"/>
            <w:color w:val="1155CC"/>
            <w:sz w:val="24"/>
            <w:szCs w:val="24"/>
            <w:u w:val="single"/>
          </w:rPr>
          <w:t>https://github.com/ykhier/Home-Work</w:t>
        </w:r>
      </w:hyperlink>
    </w:p>
    <w:p w14:paraId="58713C84" w14:textId="77777777" w:rsidR="00095164" w:rsidRDefault="00000000">
      <w:pPr>
        <w:spacing w:after="0" w:line="360" w:lineRule="auto"/>
        <w:ind w:right="357"/>
        <w:rPr>
          <w:rFonts w:ascii="Arial" w:eastAsia="Arial" w:hAnsi="Arial" w:cs="Arial"/>
          <w:sz w:val="24"/>
          <w:szCs w:val="24"/>
        </w:rPr>
      </w:pPr>
      <w:r>
        <w:rPr>
          <w:rFonts w:ascii="Arial" w:eastAsia="Arial" w:hAnsi="Arial" w:cs="Arial"/>
          <w:sz w:val="24"/>
          <w:szCs w:val="24"/>
        </w:rPr>
        <w:br/>
      </w:r>
    </w:p>
    <w:p w14:paraId="0B2B7032" w14:textId="77777777" w:rsidR="00095164" w:rsidRDefault="00000000">
      <w:pPr>
        <w:spacing w:after="0" w:line="360" w:lineRule="auto"/>
        <w:ind w:right="357"/>
        <w:rPr>
          <w:rFonts w:ascii="Arial" w:eastAsia="Arial" w:hAnsi="Arial" w:cs="Arial"/>
          <w:b/>
          <w:bCs/>
          <w:color w:val="0000FF"/>
          <w:sz w:val="24"/>
          <w:szCs w:val="24"/>
        </w:rPr>
      </w:pPr>
      <w:r>
        <w:rPr>
          <w:rFonts w:ascii="Arial" w:eastAsia="Arial" w:hAnsi="Arial" w:cs="Arial"/>
          <w:b/>
          <w:bCs/>
          <w:color w:val="0000FF"/>
          <w:sz w:val="24"/>
          <w:szCs w:val="24"/>
          <w:rtl/>
        </w:rPr>
        <w:t>מהנדס המערכת: עידו סקל</w:t>
      </w:r>
    </w:p>
    <w:p w14:paraId="1C7BD248" w14:textId="77777777" w:rsidR="00095164" w:rsidRDefault="00000000">
      <w:p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חלוקת העבודה חולקה שווה בשווה בין הצוות, עשינו שיחות ועידה ב</w:t>
      </w:r>
      <w:r>
        <w:rPr>
          <w:rFonts w:ascii="Arial" w:eastAsia="Arial" w:hAnsi="Arial" w:cs="Arial"/>
          <w:color w:val="0000FF"/>
          <w:sz w:val="24"/>
          <w:szCs w:val="24"/>
        </w:rPr>
        <w:t>zoom</w:t>
      </w:r>
      <w:r>
        <w:rPr>
          <w:rFonts w:ascii="Arial" w:eastAsia="Arial" w:hAnsi="Arial" w:cs="Arial"/>
          <w:color w:val="0000FF"/>
          <w:sz w:val="24"/>
          <w:szCs w:val="24"/>
          <w:rtl/>
        </w:rPr>
        <w:t xml:space="preserve"> במטרה לשמור על אינטגרציה וכיוון ברור בין כולם בנוגע לפרויקט.</w:t>
      </w:r>
      <w:r>
        <w:rPr>
          <w:rFonts w:ascii="Arial" w:eastAsia="Arial" w:hAnsi="Arial" w:cs="Arial"/>
          <w:color w:val="0000FF"/>
          <w:sz w:val="24"/>
          <w:szCs w:val="24"/>
          <w:rtl/>
        </w:rPr>
        <w:br/>
        <w:t>לאחר הסדנא של הכתיבה יוצרת נפגשנו לשפר את העבודה באופן יותר מדוייק עם התובנות שיצאנו מהן מהסנדא.</w:t>
      </w:r>
    </w:p>
    <w:tbl>
      <w:tblPr>
        <w:tblStyle w:val="a5"/>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095164" w14:paraId="50F40AF2" w14:textId="77777777">
        <w:tc>
          <w:tcPr>
            <w:tcW w:w="2175" w:type="dxa"/>
          </w:tcPr>
          <w:p w14:paraId="553EDCC3" w14:textId="77777777" w:rsidR="00095164"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שם חבר הצוות</w:t>
            </w:r>
          </w:p>
        </w:tc>
        <w:tc>
          <w:tcPr>
            <w:tcW w:w="3750" w:type="dxa"/>
          </w:tcPr>
          <w:p w14:paraId="67A7FF0D" w14:textId="77777777" w:rsidR="00095164"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שהוקצו</w:t>
            </w:r>
          </w:p>
        </w:tc>
        <w:tc>
          <w:tcPr>
            <w:tcW w:w="3315" w:type="dxa"/>
          </w:tcPr>
          <w:p w14:paraId="32F08A3D" w14:textId="77777777" w:rsidR="00095164"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שהושלמו</w:t>
            </w:r>
          </w:p>
        </w:tc>
      </w:tr>
      <w:tr w:rsidR="00095164" w14:paraId="3B3B7E9B" w14:textId="77777777">
        <w:trPr>
          <w:trHeight w:val="398"/>
        </w:trPr>
        <w:tc>
          <w:tcPr>
            <w:tcW w:w="2175" w:type="dxa"/>
          </w:tcPr>
          <w:p w14:paraId="3D54B603" w14:textId="77777777" w:rsidR="00095164" w:rsidRDefault="00000000">
            <w:pPr>
              <w:spacing w:after="0" w:line="360" w:lineRule="auto"/>
              <w:ind w:right="357"/>
              <w:rPr>
                <w:rFonts w:ascii="Arial" w:eastAsia="Arial" w:hAnsi="Arial" w:cs="Arial"/>
                <w:sz w:val="24"/>
                <w:szCs w:val="24"/>
              </w:rPr>
            </w:pPr>
            <w:r>
              <w:rPr>
                <w:rFonts w:ascii="Arial" w:eastAsia="Arial" w:hAnsi="Arial" w:cs="Arial"/>
                <w:sz w:val="24"/>
                <w:szCs w:val="24"/>
                <w:rtl/>
              </w:rPr>
              <w:t>עידו סקל</w:t>
            </w:r>
          </w:p>
        </w:tc>
        <w:tc>
          <w:tcPr>
            <w:tcW w:w="3750" w:type="dxa"/>
          </w:tcPr>
          <w:p w14:paraId="75D77198" w14:textId="77777777" w:rsidR="00095164" w:rsidRDefault="00000000">
            <w:pPr>
              <w:numPr>
                <w:ilvl w:val="0"/>
                <w:numId w:val="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הגדרת דרישות, </w:t>
            </w:r>
          </w:p>
          <w:p w14:paraId="652DD29F" w14:textId="77777777" w:rsidR="00095164" w:rsidRDefault="00000000">
            <w:pPr>
              <w:numPr>
                <w:ilvl w:val="0"/>
                <w:numId w:val="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 אב טיפוס (עיצוב דשבורד וייבוא תמונה),</w:t>
            </w:r>
          </w:p>
          <w:p w14:paraId="29F60816" w14:textId="77777777" w:rsidR="00095164" w:rsidRDefault="00000000">
            <w:pPr>
              <w:numPr>
                <w:ilvl w:val="0"/>
                <w:numId w:val="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Pr>
              <w:t>USE CASE</w:t>
            </w:r>
          </w:p>
        </w:tc>
        <w:tc>
          <w:tcPr>
            <w:tcW w:w="3315" w:type="dxa"/>
          </w:tcPr>
          <w:p w14:paraId="5EA1042A" w14:textId="77777777" w:rsidR="00095164" w:rsidRDefault="00000000">
            <w:pPr>
              <w:numPr>
                <w:ilvl w:val="0"/>
                <w:numId w:val="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הגדרת דרישות, </w:t>
            </w:r>
          </w:p>
          <w:p w14:paraId="6229A6BB" w14:textId="77777777" w:rsidR="00095164" w:rsidRDefault="00000000">
            <w:pPr>
              <w:numPr>
                <w:ilvl w:val="0"/>
                <w:numId w:val="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 אב טיפוס (עיצוב דשבורד וייבוא תמונה),</w:t>
            </w:r>
          </w:p>
          <w:p w14:paraId="72EE4E37" w14:textId="77777777" w:rsidR="00095164" w:rsidRDefault="00000000">
            <w:pPr>
              <w:numPr>
                <w:ilvl w:val="0"/>
                <w:numId w:val="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Pr>
              <w:t>USE CASE</w:t>
            </w:r>
          </w:p>
        </w:tc>
      </w:tr>
      <w:tr w:rsidR="00095164" w14:paraId="632B745F" w14:textId="77777777">
        <w:tc>
          <w:tcPr>
            <w:tcW w:w="2175" w:type="dxa"/>
          </w:tcPr>
          <w:p w14:paraId="7474C610" w14:textId="77777777" w:rsidR="00095164" w:rsidRDefault="00000000">
            <w:pPr>
              <w:spacing w:after="0" w:line="360" w:lineRule="auto"/>
              <w:ind w:right="357"/>
              <w:rPr>
                <w:rFonts w:ascii="Arial" w:eastAsia="Arial" w:hAnsi="Arial" w:cs="Arial"/>
                <w:sz w:val="24"/>
                <w:szCs w:val="24"/>
              </w:rPr>
            </w:pPr>
            <w:r>
              <w:rPr>
                <w:rFonts w:ascii="Arial" w:eastAsia="Arial" w:hAnsi="Arial" w:cs="Arial"/>
                <w:sz w:val="24"/>
                <w:szCs w:val="24"/>
                <w:rtl/>
              </w:rPr>
              <w:t>סמיון פורלנדר</w:t>
            </w:r>
          </w:p>
        </w:tc>
        <w:tc>
          <w:tcPr>
            <w:tcW w:w="3750" w:type="dxa"/>
          </w:tcPr>
          <w:p w14:paraId="3EDF5823" w14:textId="77777777" w:rsidR="00095164" w:rsidRDefault="00000000">
            <w:pPr>
              <w:numPr>
                <w:ilvl w:val="0"/>
                <w:numId w:val="8"/>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הובלת התרגיל של סיפור הצלחה של חברה,בחירת סיפור, כולל השאלות הקשורות</w:t>
            </w:r>
          </w:p>
          <w:p w14:paraId="1945082A" w14:textId="77777777" w:rsidR="00095164" w:rsidRDefault="00000000">
            <w:pPr>
              <w:numPr>
                <w:ilvl w:val="0"/>
                <w:numId w:val="8"/>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 אב טיפוס (עיצוב דשבורד וייבוא תמונה)</w:t>
            </w:r>
          </w:p>
          <w:p w14:paraId="0856F7BF" w14:textId="77777777" w:rsidR="00095164" w:rsidRDefault="00000000">
            <w:pPr>
              <w:numPr>
                <w:ilvl w:val="0"/>
                <w:numId w:val="8"/>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Pr>
              <w:t>Empathy map</w:t>
            </w:r>
          </w:p>
          <w:p w14:paraId="0B6B0E9E" w14:textId="77777777" w:rsidR="00095164" w:rsidRDefault="00095164">
            <w:pPr>
              <w:spacing w:after="0" w:line="360" w:lineRule="auto"/>
              <w:ind w:left="720" w:right="357"/>
              <w:rPr>
                <w:rFonts w:ascii="Arial" w:eastAsia="Arial" w:hAnsi="Arial" w:cs="Arial"/>
                <w:color w:val="0000FF"/>
                <w:sz w:val="24"/>
                <w:szCs w:val="24"/>
              </w:rPr>
            </w:pPr>
          </w:p>
          <w:p w14:paraId="251C67AA" w14:textId="77777777" w:rsidR="00095164" w:rsidRDefault="00095164">
            <w:pPr>
              <w:spacing w:after="0" w:line="360" w:lineRule="auto"/>
              <w:ind w:left="720" w:right="357"/>
              <w:rPr>
                <w:rFonts w:ascii="Arial" w:eastAsia="Arial" w:hAnsi="Arial" w:cs="Arial"/>
                <w:color w:val="0000FF"/>
                <w:sz w:val="24"/>
                <w:szCs w:val="24"/>
              </w:rPr>
            </w:pPr>
          </w:p>
        </w:tc>
        <w:tc>
          <w:tcPr>
            <w:tcW w:w="3315" w:type="dxa"/>
          </w:tcPr>
          <w:p w14:paraId="4DC1BB4D" w14:textId="77777777" w:rsidR="00095164" w:rsidRDefault="00000000">
            <w:pPr>
              <w:numPr>
                <w:ilvl w:val="0"/>
                <w:numId w:val="8"/>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הובלת התרגיל של סיפור הצלחה של חברה,בחירת סיפור, כולל השאלות הקשורות</w:t>
            </w:r>
          </w:p>
          <w:p w14:paraId="1C3B4AF2" w14:textId="77777777" w:rsidR="00095164" w:rsidRDefault="00000000">
            <w:pPr>
              <w:numPr>
                <w:ilvl w:val="0"/>
                <w:numId w:val="8"/>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 אב טיפוס (עיצוב דשבורד וייבוא תמונה)</w:t>
            </w:r>
          </w:p>
          <w:p w14:paraId="29B6F4D1" w14:textId="77777777" w:rsidR="00095164" w:rsidRDefault="00000000">
            <w:pPr>
              <w:numPr>
                <w:ilvl w:val="0"/>
                <w:numId w:val="8"/>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Pr>
              <w:t>Empathy map</w:t>
            </w:r>
          </w:p>
          <w:p w14:paraId="6ADAB3AA" w14:textId="77777777" w:rsidR="00095164" w:rsidRDefault="00095164">
            <w:pPr>
              <w:spacing w:after="0" w:line="360" w:lineRule="auto"/>
              <w:ind w:left="720" w:right="357"/>
              <w:rPr>
                <w:rFonts w:ascii="Arial" w:eastAsia="Arial" w:hAnsi="Arial" w:cs="Arial"/>
                <w:color w:val="0000FF"/>
                <w:sz w:val="24"/>
                <w:szCs w:val="24"/>
              </w:rPr>
            </w:pPr>
          </w:p>
        </w:tc>
      </w:tr>
      <w:tr w:rsidR="00095164" w14:paraId="75762564" w14:textId="77777777">
        <w:tc>
          <w:tcPr>
            <w:tcW w:w="2175" w:type="dxa"/>
          </w:tcPr>
          <w:p w14:paraId="151C44D8" w14:textId="77777777" w:rsidR="00095164" w:rsidRDefault="00000000">
            <w:pPr>
              <w:spacing w:after="0" w:line="360" w:lineRule="auto"/>
              <w:ind w:right="357"/>
              <w:rPr>
                <w:rFonts w:ascii="Arial" w:eastAsia="Arial" w:hAnsi="Arial" w:cs="Arial"/>
                <w:sz w:val="24"/>
                <w:szCs w:val="24"/>
              </w:rPr>
            </w:pPr>
            <w:r>
              <w:rPr>
                <w:rFonts w:ascii="Arial" w:eastAsia="Arial" w:hAnsi="Arial" w:cs="Arial"/>
                <w:sz w:val="24"/>
                <w:szCs w:val="24"/>
                <w:rtl/>
              </w:rPr>
              <w:lastRenderedPageBreak/>
              <w:t>רביבו הינו</w:t>
            </w:r>
          </w:p>
        </w:tc>
        <w:tc>
          <w:tcPr>
            <w:tcW w:w="3750" w:type="dxa"/>
          </w:tcPr>
          <w:p w14:paraId="7889CE42" w14:textId="77777777" w:rsidR="00095164" w:rsidRDefault="00000000">
            <w:pPr>
              <w:numPr>
                <w:ilvl w:val="0"/>
                <w:numId w:val="1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רעיונות של חשיבה עיצובית שיפורים</w:t>
            </w:r>
          </w:p>
          <w:p w14:paraId="59BAB83B" w14:textId="77777777" w:rsidR="00095164" w:rsidRDefault="00000000">
            <w:pPr>
              <w:numPr>
                <w:ilvl w:val="0"/>
                <w:numId w:val="1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דרישות </w:t>
            </w:r>
            <w:r>
              <w:rPr>
                <w:rFonts w:ascii="Arial" w:eastAsia="Arial" w:hAnsi="Arial" w:cs="Arial"/>
                <w:color w:val="0000FF"/>
                <w:sz w:val="24"/>
                <w:szCs w:val="24"/>
              </w:rPr>
              <w:t>FR</w:t>
            </w:r>
            <w:r>
              <w:rPr>
                <w:rFonts w:ascii="Arial" w:eastAsia="Arial" w:hAnsi="Arial" w:cs="Arial"/>
                <w:color w:val="0000FF"/>
                <w:sz w:val="24"/>
                <w:szCs w:val="24"/>
                <w:rtl/>
              </w:rPr>
              <w:t xml:space="preserve"> כולל דרישות </w:t>
            </w:r>
            <w:r>
              <w:rPr>
                <w:rFonts w:ascii="Arial" w:eastAsia="Arial" w:hAnsi="Arial" w:cs="Arial"/>
                <w:color w:val="0000FF"/>
                <w:sz w:val="24"/>
                <w:szCs w:val="24"/>
              </w:rPr>
              <w:t>NFR</w:t>
            </w:r>
            <w:r>
              <w:rPr>
                <w:rFonts w:ascii="Arial" w:eastAsia="Arial" w:hAnsi="Arial" w:cs="Arial"/>
                <w:color w:val="0000FF"/>
                <w:sz w:val="24"/>
                <w:szCs w:val="24"/>
                <w:rtl/>
              </w:rPr>
              <w:t xml:space="preserve"> עם סיווגים</w:t>
            </w:r>
          </w:p>
          <w:p w14:paraId="6B3A8BD1" w14:textId="77777777" w:rsidR="00095164" w:rsidRDefault="00000000">
            <w:pPr>
              <w:numPr>
                <w:ilvl w:val="0"/>
                <w:numId w:val="1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אב טיפוס (עיצוב מסך חיישנים וגמיפיקיישן</w:t>
            </w:r>
            <w:r>
              <w:rPr>
                <w:rFonts w:ascii="Arial" w:eastAsia="Arial" w:hAnsi="Arial" w:cs="Arial"/>
                <w:color w:val="0000FF"/>
                <w:sz w:val="24"/>
                <w:szCs w:val="24"/>
              </w:rPr>
              <w:t>)</w:t>
            </w:r>
          </w:p>
        </w:tc>
        <w:tc>
          <w:tcPr>
            <w:tcW w:w="3315" w:type="dxa"/>
          </w:tcPr>
          <w:p w14:paraId="4012CFB4" w14:textId="77777777" w:rsidR="00095164" w:rsidRDefault="00000000">
            <w:pPr>
              <w:numPr>
                <w:ilvl w:val="0"/>
                <w:numId w:val="1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רעיונות של חשיבה עיצובית שיפורים</w:t>
            </w:r>
          </w:p>
          <w:p w14:paraId="2CB7131E" w14:textId="77777777" w:rsidR="00095164" w:rsidRDefault="00000000">
            <w:pPr>
              <w:numPr>
                <w:ilvl w:val="0"/>
                <w:numId w:val="1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דרישות </w:t>
            </w:r>
            <w:r>
              <w:rPr>
                <w:rFonts w:ascii="Arial" w:eastAsia="Arial" w:hAnsi="Arial" w:cs="Arial"/>
                <w:color w:val="0000FF"/>
                <w:sz w:val="24"/>
                <w:szCs w:val="24"/>
              </w:rPr>
              <w:t>FR</w:t>
            </w:r>
            <w:r>
              <w:rPr>
                <w:rFonts w:ascii="Arial" w:eastAsia="Arial" w:hAnsi="Arial" w:cs="Arial"/>
                <w:color w:val="0000FF"/>
                <w:sz w:val="24"/>
                <w:szCs w:val="24"/>
                <w:rtl/>
              </w:rPr>
              <w:t xml:space="preserve"> כולל דרישות </w:t>
            </w:r>
            <w:r>
              <w:rPr>
                <w:rFonts w:ascii="Arial" w:eastAsia="Arial" w:hAnsi="Arial" w:cs="Arial"/>
                <w:color w:val="0000FF"/>
                <w:sz w:val="24"/>
                <w:szCs w:val="24"/>
              </w:rPr>
              <w:t>NFR</w:t>
            </w:r>
            <w:r>
              <w:rPr>
                <w:rFonts w:ascii="Arial" w:eastAsia="Arial" w:hAnsi="Arial" w:cs="Arial"/>
                <w:color w:val="0000FF"/>
                <w:sz w:val="24"/>
                <w:szCs w:val="24"/>
                <w:rtl/>
              </w:rPr>
              <w:t xml:space="preserve"> עם סיווגים</w:t>
            </w:r>
          </w:p>
          <w:p w14:paraId="066540DD" w14:textId="77777777" w:rsidR="00095164" w:rsidRDefault="00000000">
            <w:pPr>
              <w:numPr>
                <w:ilvl w:val="0"/>
                <w:numId w:val="11"/>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אב טיפוס (עיצוב מסך חיישנים וגמיפיקיישן</w:t>
            </w:r>
            <w:r>
              <w:rPr>
                <w:rFonts w:ascii="Arial" w:eastAsia="Arial" w:hAnsi="Arial" w:cs="Arial"/>
                <w:color w:val="0000FF"/>
                <w:sz w:val="24"/>
                <w:szCs w:val="24"/>
              </w:rPr>
              <w:t>)</w:t>
            </w:r>
          </w:p>
        </w:tc>
      </w:tr>
      <w:tr w:rsidR="00095164" w14:paraId="2F8E14A1" w14:textId="77777777">
        <w:tc>
          <w:tcPr>
            <w:tcW w:w="2175" w:type="dxa"/>
          </w:tcPr>
          <w:p w14:paraId="508555A1" w14:textId="77777777" w:rsidR="00095164"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יוסף חיר</w:t>
            </w:r>
          </w:p>
        </w:tc>
        <w:tc>
          <w:tcPr>
            <w:tcW w:w="3750" w:type="dxa"/>
          </w:tcPr>
          <w:p w14:paraId="2632D556"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ראיון פרסונה + מאפיינים (כולל פרטי הפרסונה)</w:t>
            </w:r>
          </w:p>
          <w:p w14:paraId="072F018A"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Pr>
              <w:t xml:space="preserve">USE CASE </w:t>
            </w:r>
          </w:p>
          <w:p w14:paraId="315AAE93"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אב טיפוס (עיצוב מסך חיישנים וגמיפיקיישן</w:t>
            </w:r>
            <w:r>
              <w:rPr>
                <w:rFonts w:ascii="Arial" w:eastAsia="Arial" w:hAnsi="Arial" w:cs="Arial"/>
                <w:color w:val="0000FF"/>
                <w:sz w:val="24"/>
                <w:szCs w:val="24"/>
              </w:rPr>
              <w:t>.</w:t>
            </w:r>
          </w:p>
          <w:p w14:paraId="7EE81404"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פתיחת </w:t>
            </w:r>
            <w:r>
              <w:rPr>
                <w:rFonts w:ascii="Arial" w:eastAsia="Arial" w:hAnsi="Arial" w:cs="Arial"/>
                <w:color w:val="0000FF"/>
                <w:sz w:val="24"/>
                <w:szCs w:val="24"/>
              </w:rPr>
              <w:t>Git</w:t>
            </w:r>
            <w:r>
              <w:rPr>
                <w:rFonts w:ascii="Arial" w:eastAsia="Arial" w:hAnsi="Arial" w:cs="Arial"/>
                <w:color w:val="0000FF"/>
                <w:sz w:val="24"/>
                <w:szCs w:val="24"/>
                <w:rtl/>
              </w:rPr>
              <w:t xml:space="preserve"> לפרויקט</w:t>
            </w:r>
          </w:p>
        </w:tc>
        <w:tc>
          <w:tcPr>
            <w:tcW w:w="3315" w:type="dxa"/>
          </w:tcPr>
          <w:p w14:paraId="2854DCC2"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ראיון פרסונה + מאפיינים (כולל פרטי הפרסונה)</w:t>
            </w:r>
          </w:p>
          <w:p w14:paraId="5AA5C954"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Pr>
              <w:t xml:space="preserve">USE CASE </w:t>
            </w:r>
          </w:p>
          <w:p w14:paraId="252986F7"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אב טיפוס (עיצוב מסך חיישנים וגמיפיקיישן</w:t>
            </w:r>
            <w:r>
              <w:rPr>
                <w:rFonts w:ascii="Arial" w:eastAsia="Arial" w:hAnsi="Arial" w:cs="Arial"/>
                <w:color w:val="0000FF"/>
                <w:sz w:val="24"/>
                <w:szCs w:val="24"/>
              </w:rPr>
              <w:t>.</w:t>
            </w:r>
          </w:p>
          <w:p w14:paraId="452B7757" w14:textId="77777777" w:rsidR="00095164" w:rsidRDefault="00000000">
            <w:pPr>
              <w:numPr>
                <w:ilvl w:val="0"/>
                <w:numId w:val="9"/>
              </w:numPr>
              <w:spacing w:after="0" w:line="360" w:lineRule="auto"/>
              <w:ind w:right="357"/>
              <w:rPr>
                <w:rFonts w:ascii="Arial" w:eastAsia="Arial" w:hAnsi="Arial" w:cs="Arial"/>
                <w:color w:val="0000FF"/>
                <w:sz w:val="24"/>
                <w:szCs w:val="24"/>
              </w:rPr>
            </w:pPr>
            <w:r>
              <w:rPr>
                <w:rFonts w:ascii="Arial" w:eastAsia="Arial" w:hAnsi="Arial" w:cs="Arial"/>
                <w:color w:val="0000FF"/>
                <w:sz w:val="24"/>
                <w:szCs w:val="24"/>
                <w:rtl/>
              </w:rPr>
              <w:t xml:space="preserve">פתיחת </w:t>
            </w:r>
            <w:r>
              <w:rPr>
                <w:rFonts w:ascii="Arial" w:eastAsia="Arial" w:hAnsi="Arial" w:cs="Arial"/>
                <w:color w:val="0000FF"/>
                <w:sz w:val="24"/>
                <w:szCs w:val="24"/>
              </w:rPr>
              <w:t>Git</w:t>
            </w:r>
            <w:r>
              <w:rPr>
                <w:rFonts w:ascii="Arial" w:eastAsia="Arial" w:hAnsi="Arial" w:cs="Arial"/>
                <w:color w:val="0000FF"/>
                <w:sz w:val="24"/>
                <w:szCs w:val="24"/>
                <w:rtl/>
              </w:rPr>
              <w:t xml:space="preserve"> לפרויקט</w:t>
            </w:r>
          </w:p>
        </w:tc>
      </w:tr>
    </w:tbl>
    <w:p w14:paraId="78BA3E06" w14:textId="77777777" w:rsidR="00095164" w:rsidRDefault="00095164">
      <w:pPr>
        <w:spacing w:after="0" w:line="360" w:lineRule="auto"/>
        <w:ind w:right="357"/>
        <w:rPr>
          <w:rFonts w:ascii="Arial" w:eastAsia="Arial" w:hAnsi="Arial" w:cs="Arial"/>
          <w:b/>
          <w:bCs/>
          <w:sz w:val="24"/>
          <w:szCs w:val="24"/>
        </w:rPr>
      </w:pPr>
    </w:p>
    <w:p w14:paraId="1BEA6EB5" w14:textId="77777777" w:rsidR="00095164" w:rsidRDefault="00000000">
      <w:pPr>
        <w:rPr>
          <w:rFonts w:ascii="Arial" w:eastAsia="Arial" w:hAnsi="Arial" w:cs="Arial"/>
          <w:b/>
          <w:bCs/>
          <w:sz w:val="24"/>
          <w:szCs w:val="24"/>
        </w:rPr>
      </w:pPr>
      <w:r>
        <w:br w:type="page"/>
      </w:r>
    </w:p>
    <w:p w14:paraId="0BA5D96B" w14:textId="77777777" w:rsidR="00095164" w:rsidRDefault="00000000">
      <w:pPr>
        <w:rPr>
          <w:rFonts w:ascii="Arial" w:eastAsia="Arial" w:hAnsi="Arial" w:cs="Arial"/>
          <w:b/>
          <w:bCs/>
          <w:sz w:val="24"/>
          <w:szCs w:val="24"/>
        </w:rPr>
      </w:pPr>
      <w:r>
        <w:rPr>
          <w:rFonts w:ascii="Arial" w:eastAsia="Arial" w:hAnsi="Arial" w:cs="Arial"/>
          <w:b/>
          <w:bCs/>
          <w:sz w:val="24"/>
          <w:szCs w:val="24"/>
          <w:rtl/>
        </w:rPr>
        <w:lastRenderedPageBreak/>
        <w:t>תרגיל 1:</w:t>
      </w:r>
    </w:p>
    <w:p w14:paraId="7492922B" w14:textId="77777777" w:rsidR="00095164" w:rsidRDefault="00000000">
      <w:pPr>
        <w:rPr>
          <w:rFonts w:ascii="Arial" w:eastAsia="Arial" w:hAnsi="Arial" w:cs="Arial"/>
          <w:sz w:val="24"/>
          <w:szCs w:val="24"/>
        </w:rPr>
      </w:pPr>
      <w:r>
        <w:rPr>
          <w:rFonts w:ascii="Arial" w:eastAsia="Arial" w:hAnsi="Arial" w:cs="Arial"/>
          <w:sz w:val="24"/>
          <w:szCs w:val="24"/>
          <w:rtl/>
        </w:rPr>
        <w:t>יש לבחור סיפור הצלחה של הטמעת ענן לבחירתכם, ולנתח אותו לפי הקריטריונים הבאים:</w:t>
      </w:r>
    </w:p>
    <w:p w14:paraId="35FE7395" w14:textId="77777777" w:rsidR="00095164" w:rsidRDefault="00000000">
      <w:pPr>
        <w:numPr>
          <w:ilvl w:val="0"/>
          <w:numId w:val="5"/>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האם נעשה שימוש בענן פרטי/ציבורי/היברידי?</w:t>
      </w:r>
    </w:p>
    <w:p w14:paraId="7DA4ED9F" w14:textId="77777777" w:rsidR="00095164" w:rsidRDefault="00000000">
      <w:pPr>
        <w:numPr>
          <w:ilvl w:val="0"/>
          <w:numId w:val="5"/>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 xml:space="preserve">מודל שירות – </w:t>
      </w:r>
      <w:r>
        <w:rPr>
          <w:rFonts w:ascii="Arial" w:eastAsia="Arial" w:hAnsi="Arial" w:cs="Arial"/>
          <w:color w:val="000000"/>
          <w:sz w:val="24"/>
          <w:szCs w:val="24"/>
        </w:rPr>
        <w:t>SAAS/PAAS/IAAS</w:t>
      </w:r>
    </w:p>
    <w:p w14:paraId="3B3CEC71" w14:textId="77777777" w:rsidR="00095164" w:rsidRDefault="00000000">
      <w:pPr>
        <w:numPr>
          <w:ilvl w:val="0"/>
          <w:numId w:val="5"/>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הציעו שלוש מטריקות לבדיקת הצלחת ההטמעה. נמקו במשפט קצר כל הצעה. מטרי</w:t>
      </w:r>
      <w:r>
        <w:rPr>
          <w:rFonts w:ascii="Arial" w:eastAsia="Arial" w:hAnsi="Arial" w:cs="Arial"/>
          <w:sz w:val="24"/>
          <w:szCs w:val="24"/>
          <w:rtl/>
        </w:rPr>
        <w:t>קות לדוגמא נמצאות בהרצאה 3, ראו קישור:</w:t>
      </w:r>
      <w:r>
        <w:rPr>
          <w:rFonts w:ascii="Arial" w:eastAsia="Arial" w:hAnsi="Arial" w:cs="Arial"/>
          <w:sz w:val="24"/>
          <w:szCs w:val="24"/>
          <w:rtl/>
        </w:rPr>
        <w:br/>
      </w:r>
      <w:hyperlink r:id="rId9">
        <w:r>
          <w:rPr>
            <w:rFonts w:ascii="Arial" w:eastAsia="Arial" w:hAnsi="Arial" w:cs="Arial"/>
            <w:color w:val="0563C1"/>
            <w:sz w:val="24"/>
            <w:szCs w:val="24"/>
            <w:u w:val="single"/>
          </w:rPr>
          <w:t>https://guidingmetrics.com/content/cloud-services-industrys-10-most-critical-metrics/</w:t>
        </w:r>
      </w:hyperlink>
    </w:p>
    <w:p w14:paraId="2B47724F" w14:textId="77777777" w:rsidR="00095164" w:rsidRDefault="00000000">
      <w:pPr>
        <w:numPr>
          <w:ilvl w:val="0"/>
          <w:numId w:val="5"/>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האם הייתם מציעים לארגון ענן אחר? מודל אחר? התיחסו למסקנות הסיפור.</w:t>
      </w:r>
    </w:p>
    <w:p w14:paraId="6EF91092" w14:textId="77777777" w:rsidR="00095164" w:rsidRDefault="00000000">
      <w:pPr>
        <w:numPr>
          <w:ilvl w:val="0"/>
          <w:numId w:val="5"/>
        </w:numPr>
        <w:pBdr>
          <w:top w:val="nil"/>
          <w:left w:val="nil"/>
          <w:bottom w:val="nil"/>
          <w:right w:val="nil"/>
          <w:between w:val="nil"/>
        </w:pBdr>
        <w:spacing w:after="0"/>
        <w:rPr>
          <w:color w:val="000000"/>
          <w:sz w:val="24"/>
          <w:szCs w:val="24"/>
        </w:rPr>
      </w:pPr>
      <w:r>
        <w:rPr>
          <w:rFonts w:ascii="Arial" w:eastAsia="Arial" w:hAnsi="Arial" w:cs="Arial"/>
          <w:color w:val="000000"/>
          <w:sz w:val="24"/>
          <w:szCs w:val="24"/>
          <w:rtl/>
        </w:rPr>
        <w:t xml:space="preserve">יש לצרף קישור </w:t>
      </w:r>
      <w:r>
        <w:rPr>
          <w:rFonts w:ascii="Arial" w:eastAsia="Arial" w:hAnsi="Arial" w:cs="Arial"/>
          <w:b/>
          <w:bCs/>
          <w:color w:val="000000"/>
          <w:sz w:val="24"/>
          <w:szCs w:val="24"/>
          <w:rtl/>
        </w:rPr>
        <w:t>מלא</w:t>
      </w:r>
      <w:r>
        <w:rPr>
          <w:rFonts w:ascii="Arial" w:eastAsia="Arial" w:hAnsi="Arial" w:cs="Arial"/>
          <w:color w:val="000000"/>
          <w:sz w:val="24"/>
          <w:szCs w:val="24"/>
          <w:rtl/>
        </w:rPr>
        <w:t xml:space="preserve"> לאתר האינטרנט ממנו נלקח הסיפור.</w:t>
      </w:r>
    </w:p>
    <w:p w14:paraId="63FDA301" w14:textId="77777777" w:rsidR="00095164" w:rsidRDefault="00000000">
      <w:pPr>
        <w:pBdr>
          <w:top w:val="nil"/>
          <w:left w:val="nil"/>
          <w:bottom w:val="nil"/>
          <w:right w:val="nil"/>
          <w:between w:val="nil"/>
        </w:pBdr>
        <w:spacing w:after="0"/>
        <w:ind w:left="720"/>
        <w:rPr>
          <w:rFonts w:ascii="Arial" w:eastAsia="Arial" w:hAnsi="Arial" w:cs="Arial"/>
          <w:color w:val="0000FF"/>
          <w:sz w:val="24"/>
          <w:szCs w:val="24"/>
          <w:u w:val="single"/>
        </w:rPr>
      </w:pPr>
      <w:r>
        <w:rPr>
          <w:rFonts w:ascii="Arial" w:eastAsia="Arial" w:hAnsi="Arial" w:cs="Arial"/>
          <w:color w:val="000000"/>
          <w:sz w:val="24"/>
          <w:szCs w:val="24"/>
          <w:rtl/>
        </w:rPr>
        <w:t xml:space="preserve">ניתן להעזר למשל באתר: </w:t>
      </w:r>
      <w:hyperlink r:id="rId10">
        <w:r>
          <w:rPr>
            <w:rFonts w:ascii="Arial" w:eastAsia="Arial" w:hAnsi="Arial" w:cs="Arial"/>
            <w:color w:val="0000FF"/>
            <w:sz w:val="24"/>
            <w:szCs w:val="24"/>
            <w:u w:val="single"/>
          </w:rPr>
          <w:t>https://aws.amazon.com/solutions/case-studies/</w:t>
        </w:r>
      </w:hyperlink>
    </w:p>
    <w:p w14:paraId="146341D8" w14:textId="77777777" w:rsidR="00095164" w:rsidRDefault="00095164">
      <w:pPr>
        <w:pBdr>
          <w:top w:val="nil"/>
          <w:left w:val="nil"/>
          <w:bottom w:val="nil"/>
          <w:right w:val="nil"/>
          <w:between w:val="nil"/>
        </w:pBdr>
        <w:spacing w:after="0"/>
        <w:ind w:left="720"/>
        <w:rPr>
          <w:rFonts w:ascii="Arial" w:eastAsia="Arial" w:hAnsi="Arial" w:cs="Arial"/>
          <w:color w:val="0000FF"/>
          <w:sz w:val="24"/>
          <w:szCs w:val="24"/>
          <w:u w:val="single"/>
        </w:rPr>
      </w:pPr>
    </w:p>
    <w:p w14:paraId="3EE1C533" w14:textId="77777777" w:rsidR="00095164" w:rsidRDefault="00095164">
      <w:pPr>
        <w:pBdr>
          <w:top w:val="nil"/>
          <w:left w:val="nil"/>
          <w:bottom w:val="nil"/>
          <w:right w:val="nil"/>
          <w:between w:val="nil"/>
        </w:pBdr>
        <w:spacing w:after="0"/>
        <w:ind w:left="720"/>
        <w:rPr>
          <w:rFonts w:ascii="Arial" w:eastAsia="Arial" w:hAnsi="Arial" w:cs="Arial"/>
          <w:color w:val="0000FF"/>
          <w:sz w:val="24"/>
          <w:szCs w:val="24"/>
          <w:u w:val="single"/>
        </w:rPr>
      </w:pPr>
    </w:p>
    <w:p w14:paraId="7657052C" w14:textId="77777777" w:rsidR="00095164" w:rsidRDefault="00000000">
      <w:pPr>
        <w:pBdr>
          <w:top w:val="nil"/>
          <w:left w:val="nil"/>
          <w:bottom w:val="nil"/>
          <w:right w:val="nil"/>
          <w:between w:val="nil"/>
        </w:pBdr>
        <w:spacing w:after="0"/>
        <w:rPr>
          <w:b/>
          <w:bCs/>
          <w:sz w:val="24"/>
          <w:szCs w:val="24"/>
        </w:rPr>
      </w:pPr>
      <w:r>
        <w:rPr>
          <w:b/>
          <w:bCs/>
          <w:sz w:val="24"/>
          <w:szCs w:val="24"/>
          <w:rtl/>
        </w:rPr>
        <w:t>תרגיל 1 - תשובה</w:t>
      </w:r>
    </w:p>
    <w:p w14:paraId="036E6C6A" w14:textId="77777777" w:rsidR="00095164" w:rsidRDefault="00000000">
      <w:pPr>
        <w:pBdr>
          <w:top w:val="nil"/>
          <w:left w:val="nil"/>
          <w:bottom w:val="nil"/>
          <w:right w:val="nil"/>
          <w:between w:val="nil"/>
        </w:pBdr>
        <w:spacing w:after="0"/>
        <w:rPr>
          <w:color w:val="0000FF"/>
          <w:sz w:val="24"/>
          <w:szCs w:val="24"/>
        </w:rPr>
      </w:pPr>
      <w:r>
        <w:rPr>
          <w:b/>
          <w:bCs/>
          <w:color w:val="0000FF"/>
          <w:sz w:val="24"/>
          <w:szCs w:val="24"/>
          <w:rtl/>
        </w:rPr>
        <w:t>שם חברה</w:t>
      </w:r>
      <w:r>
        <w:rPr>
          <w:color w:val="0000FF"/>
          <w:sz w:val="24"/>
          <w:szCs w:val="24"/>
        </w:rPr>
        <w:t xml:space="preserve">: Capital One </w:t>
      </w:r>
    </w:p>
    <w:p w14:paraId="3E41C2B3" w14:textId="77777777" w:rsidR="00095164" w:rsidRDefault="00000000">
      <w:pPr>
        <w:rPr>
          <w:color w:val="0000FF"/>
        </w:rPr>
      </w:pPr>
      <w:r>
        <w:rPr>
          <w:color w:val="0000FF"/>
          <w:sz w:val="24"/>
          <w:szCs w:val="24"/>
        </w:rPr>
        <w:t>Capital One</w:t>
      </w:r>
      <w:r>
        <w:rPr>
          <w:color w:val="0000FF"/>
          <w:sz w:val="24"/>
          <w:szCs w:val="24"/>
          <w:rtl/>
        </w:rPr>
        <w:t xml:space="preserve"> אחד הבנקים הדיגיטליים המובילים בארצות הברית, פעל לחדש את התשתיות הישנות שלו על ידי העברת רוב הפעילות לענן. החברה בחרה ב-</w:t>
      </w:r>
      <w:r>
        <w:rPr>
          <w:color w:val="0000FF"/>
          <w:sz w:val="24"/>
          <w:szCs w:val="24"/>
        </w:rPr>
        <w:t>AWS</w:t>
      </w:r>
      <w:r>
        <w:rPr>
          <w:color w:val="0000FF"/>
          <w:sz w:val="24"/>
          <w:szCs w:val="24"/>
          <w:rtl/>
        </w:rPr>
        <w:t xml:space="preserve"> כפתרון ענן ציבורי וביצעה מעבר רחב, בו סגרה את מרכזי הנתונים הפיזיים שלה. המהלך איפשר ל־</w:t>
      </w:r>
      <w:r>
        <w:rPr>
          <w:color w:val="0000FF"/>
          <w:sz w:val="24"/>
          <w:szCs w:val="24"/>
        </w:rPr>
        <w:t>Capital One</w:t>
      </w:r>
      <w:r>
        <w:rPr>
          <w:color w:val="0000FF"/>
          <w:sz w:val="24"/>
          <w:szCs w:val="24"/>
          <w:rtl/>
        </w:rPr>
        <w:t xml:space="preserve"> להגביר את הגמישות התפעולית</w:t>
      </w:r>
      <w:r>
        <w:rPr>
          <w:color w:val="0000FF"/>
        </w:rPr>
        <w:t>.</w:t>
      </w:r>
    </w:p>
    <w:p w14:paraId="7BD71C99" w14:textId="77777777" w:rsidR="00095164" w:rsidRDefault="00000000">
      <w:pPr>
        <w:numPr>
          <w:ilvl w:val="0"/>
          <w:numId w:val="7"/>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tl/>
        </w:rPr>
        <w:t>האם נעשה שימוש בענן פרטי/ציבורי/היברידי?</w:t>
      </w:r>
    </w:p>
    <w:p w14:paraId="0671160B" w14:textId="77777777" w:rsidR="00095164" w:rsidRDefault="00000000">
      <w:pPr>
        <w:pBdr>
          <w:top w:val="nil"/>
          <w:left w:val="nil"/>
          <w:bottom w:val="nil"/>
          <w:right w:val="nil"/>
          <w:between w:val="nil"/>
        </w:pBdr>
        <w:spacing w:after="0"/>
        <w:ind w:left="720"/>
        <w:rPr>
          <w:rFonts w:ascii="Arial" w:eastAsia="Arial" w:hAnsi="Arial" w:cs="Arial"/>
          <w:color w:val="0000FF"/>
          <w:sz w:val="24"/>
          <w:szCs w:val="24"/>
        </w:rPr>
      </w:pPr>
      <w:r>
        <w:rPr>
          <w:rFonts w:ascii="Arial" w:eastAsia="Arial" w:hAnsi="Arial" w:cs="Arial"/>
          <w:color w:val="0000FF"/>
          <w:sz w:val="24"/>
          <w:szCs w:val="24"/>
          <w:rtl/>
        </w:rPr>
        <w:t xml:space="preserve">כש </w:t>
      </w:r>
      <w:r>
        <w:rPr>
          <w:rFonts w:ascii="Arial" w:eastAsia="Arial" w:hAnsi="Arial" w:cs="Arial"/>
          <w:color w:val="0000FF"/>
          <w:sz w:val="24"/>
          <w:szCs w:val="24"/>
        </w:rPr>
        <w:t>Capital One</w:t>
      </w:r>
      <w:r>
        <w:rPr>
          <w:rFonts w:ascii="Arial" w:eastAsia="Arial" w:hAnsi="Arial" w:cs="Arial"/>
          <w:color w:val="0000FF"/>
          <w:sz w:val="24"/>
          <w:szCs w:val="24"/>
          <w:rtl/>
        </w:rPr>
        <w:t xml:space="preserve"> - החליטה לעבור לשימוש בענן היא בחרה להשתמש בענן ציבורי.</w:t>
      </w:r>
      <w:r>
        <w:rPr>
          <w:rFonts w:ascii="Arial" w:eastAsia="Arial" w:hAnsi="Arial" w:cs="Arial"/>
          <w:color w:val="0000FF"/>
          <w:sz w:val="24"/>
          <w:szCs w:val="24"/>
          <w:rtl/>
        </w:rPr>
        <w:br/>
        <w:t xml:space="preserve">החברה העבירה את מרבית מערכות הליבה שלה ל־ </w:t>
      </w:r>
      <w:r>
        <w:rPr>
          <w:rFonts w:ascii="Arial" w:eastAsia="Arial" w:hAnsi="Arial" w:cs="Arial"/>
          <w:color w:val="0000FF"/>
          <w:sz w:val="24"/>
          <w:szCs w:val="24"/>
        </w:rPr>
        <w:t>AWS</w:t>
      </w:r>
      <w:r>
        <w:rPr>
          <w:rFonts w:ascii="Arial" w:eastAsia="Arial" w:hAnsi="Arial" w:cs="Arial"/>
          <w:color w:val="0000FF"/>
          <w:sz w:val="24"/>
          <w:szCs w:val="24"/>
          <w:rtl/>
        </w:rPr>
        <w:t>, ובכך הפכה לאחת החברות הפיננסיות הראשונות שעוברות כמעט 100% לענן ציבורי, ללא שמירה על מרכזי נתונים פרטיים משמעותיים.</w:t>
      </w:r>
    </w:p>
    <w:p w14:paraId="3B674C3C" w14:textId="77777777" w:rsidR="00095164" w:rsidRDefault="00095164">
      <w:pPr>
        <w:pBdr>
          <w:top w:val="nil"/>
          <w:left w:val="nil"/>
          <w:bottom w:val="nil"/>
          <w:right w:val="nil"/>
          <w:between w:val="nil"/>
        </w:pBdr>
        <w:spacing w:after="0"/>
        <w:rPr>
          <w:rFonts w:ascii="Arial" w:eastAsia="Arial" w:hAnsi="Arial" w:cs="Arial"/>
          <w:color w:val="FF0000"/>
          <w:sz w:val="24"/>
          <w:szCs w:val="24"/>
        </w:rPr>
      </w:pPr>
    </w:p>
    <w:p w14:paraId="04E46208" w14:textId="77777777" w:rsidR="00095164" w:rsidRDefault="00000000">
      <w:pPr>
        <w:numPr>
          <w:ilvl w:val="0"/>
          <w:numId w:val="7"/>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tl/>
        </w:rPr>
        <w:t xml:space="preserve">מודל שירות – </w:t>
      </w:r>
      <w:r>
        <w:rPr>
          <w:rFonts w:ascii="Arial" w:eastAsia="Arial" w:hAnsi="Arial" w:cs="Arial"/>
          <w:color w:val="000000"/>
          <w:sz w:val="24"/>
          <w:szCs w:val="24"/>
        </w:rPr>
        <w:t>SAAS/PAAS/IAAS</w:t>
      </w:r>
    </w:p>
    <w:p w14:paraId="48918447" w14:textId="77777777" w:rsidR="00095164" w:rsidRDefault="00000000">
      <w:pPr>
        <w:pBdr>
          <w:top w:val="nil"/>
          <w:left w:val="nil"/>
          <w:bottom w:val="nil"/>
          <w:right w:val="nil"/>
          <w:between w:val="nil"/>
        </w:pBdr>
        <w:spacing w:after="0"/>
        <w:ind w:left="720"/>
        <w:rPr>
          <w:rFonts w:ascii="Arial" w:eastAsia="Arial" w:hAnsi="Arial" w:cs="Arial"/>
          <w:color w:val="0000FF"/>
          <w:sz w:val="24"/>
          <w:szCs w:val="24"/>
        </w:rPr>
      </w:pPr>
      <w:r>
        <w:rPr>
          <w:rFonts w:ascii="Arial" w:eastAsia="Arial" w:hAnsi="Arial" w:cs="Arial"/>
          <w:color w:val="0000FF"/>
          <w:sz w:val="24"/>
          <w:szCs w:val="24"/>
          <w:rtl/>
        </w:rPr>
        <w:t xml:space="preserve">במהלך המעבר של </w:t>
      </w:r>
      <w:r>
        <w:rPr>
          <w:rFonts w:ascii="Arial" w:eastAsia="Arial" w:hAnsi="Arial" w:cs="Arial"/>
          <w:color w:val="0000FF"/>
          <w:sz w:val="24"/>
          <w:szCs w:val="24"/>
        </w:rPr>
        <w:t>Capital One</w:t>
      </w:r>
      <w:r>
        <w:rPr>
          <w:rFonts w:ascii="Arial" w:eastAsia="Arial" w:hAnsi="Arial" w:cs="Arial"/>
          <w:color w:val="0000FF"/>
          <w:sz w:val="24"/>
          <w:szCs w:val="24"/>
          <w:rtl/>
        </w:rPr>
        <w:t xml:space="preserve"> לענן, החברה בחרה לשלב בין כמה מודלי שירות, כאשר הדגש העיקרי היה על </w:t>
      </w:r>
      <w:r>
        <w:rPr>
          <w:rFonts w:ascii="Arial" w:eastAsia="Arial" w:hAnsi="Arial" w:cs="Arial"/>
          <w:color w:val="0000FF"/>
          <w:sz w:val="24"/>
          <w:szCs w:val="24"/>
        </w:rPr>
        <w:t>IaaS</w:t>
      </w:r>
      <w:r>
        <w:rPr>
          <w:rFonts w:ascii="Arial" w:eastAsia="Arial" w:hAnsi="Arial" w:cs="Arial"/>
          <w:color w:val="0000FF"/>
          <w:sz w:val="24"/>
          <w:szCs w:val="24"/>
          <w:rtl/>
        </w:rPr>
        <w:t xml:space="preserve"> ועל </w:t>
      </w:r>
      <w:r>
        <w:rPr>
          <w:rFonts w:ascii="Arial" w:eastAsia="Arial" w:hAnsi="Arial" w:cs="Arial"/>
          <w:color w:val="0000FF"/>
          <w:sz w:val="24"/>
          <w:szCs w:val="24"/>
        </w:rPr>
        <w:t>PaaS</w:t>
      </w:r>
      <w:r>
        <w:rPr>
          <w:rFonts w:ascii="Arial" w:eastAsia="Arial" w:hAnsi="Arial" w:cs="Arial"/>
          <w:color w:val="0000FF"/>
          <w:sz w:val="24"/>
          <w:szCs w:val="24"/>
          <w:rtl/>
        </w:rPr>
        <w:t>. מצד אחד, שימוש ב-</w:t>
      </w:r>
      <w:r>
        <w:rPr>
          <w:rFonts w:ascii="Arial" w:eastAsia="Arial" w:hAnsi="Arial" w:cs="Arial"/>
          <w:color w:val="0000FF"/>
          <w:sz w:val="24"/>
          <w:szCs w:val="24"/>
        </w:rPr>
        <w:t>IaaS</w:t>
      </w:r>
      <w:r>
        <w:rPr>
          <w:rFonts w:ascii="Arial" w:eastAsia="Arial" w:hAnsi="Arial" w:cs="Arial"/>
          <w:color w:val="0000FF"/>
          <w:sz w:val="24"/>
          <w:szCs w:val="24"/>
          <w:rtl/>
        </w:rPr>
        <w:t xml:space="preserve"> אפשר להם להעביר את תשתיות הליבה אל </w:t>
      </w:r>
      <w:r>
        <w:rPr>
          <w:rFonts w:ascii="Arial" w:eastAsia="Arial" w:hAnsi="Arial" w:cs="Arial"/>
          <w:color w:val="0000FF"/>
          <w:sz w:val="24"/>
          <w:szCs w:val="24"/>
        </w:rPr>
        <w:t>AWS</w:t>
      </w:r>
      <w:r>
        <w:rPr>
          <w:rFonts w:ascii="Arial" w:eastAsia="Arial" w:hAnsi="Arial" w:cs="Arial"/>
          <w:color w:val="0000FF"/>
          <w:sz w:val="24"/>
          <w:szCs w:val="24"/>
          <w:rtl/>
        </w:rPr>
        <w:t xml:space="preserve"> שרתים וירטואליים, אחסון, רשתות ותשתיות שאיפשרו להם להפסיק להחזיק מרכזי נתונים פיזיים. מצד שני, הם אימצו גם שירותים רבים במודל </w:t>
      </w:r>
      <w:r>
        <w:rPr>
          <w:rFonts w:ascii="Arial" w:eastAsia="Arial" w:hAnsi="Arial" w:cs="Arial"/>
          <w:color w:val="0000FF"/>
          <w:sz w:val="24"/>
          <w:szCs w:val="24"/>
        </w:rPr>
        <w:t>PaaS</w:t>
      </w:r>
      <w:r>
        <w:rPr>
          <w:rFonts w:ascii="Arial" w:eastAsia="Arial" w:hAnsi="Arial" w:cs="Arial"/>
          <w:color w:val="0000FF"/>
          <w:sz w:val="24"/>
          <w:szCs w:val="24"/>
          <w:rtl/>
        </w:rPr>
        <w:t xml:space="preserve">, כמו מסדי נתונים מנוהלים, </w:t>
      </w:r>
      <w:r>
        <w:rPr>
          <w:rFonts w:ascii="Arial" w:eastAsia="Arial" w:hAnsi="Arial" w:cs="Arial"/>
          <w:color w:val="0000FF"/>
          <w:sz w:val="24"/>
          <w:szCs w:val="24"/>
        </w:rPr>
        <w:t>Kubernetes</w:t>
      </w:r>
      <w:r>
        <w:rPr>
          <w:rFonts w:ascii="Arial" w:eastAsia="Arial" w:hAnsi="Arial" w:cs="Arial"/>
          <w:color w:val="0000FF"/>
          <w:sz w:val="24"/>
          <w:szCs w:val="24"/>
          <w:rtl/>
        </w:rPr>
        <w:t xml:space="preserve"> ושירותי </w:t>
      </w:r>
      <w:r>
        <w:rPr>
          <w:rFonts w:ascii="Arial" w:eastAsia="Arial" w:hAnsi="Arial" w:cs="Arial"/>
          <w:color w:val="0000FF"/>
          <w:sz w:val="24"/>
          <w:szCs w:val="24"/>
        </w:rPr>
        <w:t>Serverless</w:t>
      </w:r>
      <w:r>
        <w:rPr>
          <w:rFonts w:ascii="Arial" w:eastAsia="Arial" w:hAnsi="Arial" w:cs="Arial"/>
          <w:color w:val="0000FF"/>
          <w:sz w:val="24"/>
          <w:szCs w:val="24"/>
          <w:rtl/>
        </w:rPr>
        <w:t xml:space="preserve">, שעזרו להאיץ פיתוח, לשפר תהליכי </w:t>
      </w:r>
      <w:r>
        <w:rPr>
          <w:rFonts w:ascii="Arial" w:eastAsia="Arial" w:hAnsi="Arial" w:cs="Arial"/>
          <w:color w:val="0000FF"/>
          <w:sz w:val="24"/>
          <w:szCs w:val="24"/>
        </w:rPr>
        <w:t>DevOps</w:t>
      </w:r>
      <w:r>
        <w:rPr>
          <w:rFonts w:ascii="Arial" w:eastAsia="Arial" w:hAnsi="Arial" w:cs="Arial"/>
          <w:color w:val="0000FF"/>
          <w:sz w:val="24"/>
          <w:szCs w:val="24"/>
          <w:rtl/>
        </w:rPr>
        <w:t xml:space="preserve"> ולשמור על גמישות גבוהה.</w:t>
      </w:r>
    </w:p>
    <w:p w14:paraId="118C7A8D" w14:textId="77777777" w:rsidR="00095164" w:rsidRDefault="00095164">
      <w:pPr>
        <w:pBdr>
          <w:top w:val="nil"/>
          <w:left w:val="nil"/>
          <w:bottom w:val="nil"/>
          <w:right w:val="nil"/>
          <w:between w:val="nil"/>
        </w:pBdr>
        <w:spacing w:after="0"/>
        <w:ind w:left="720"/>
        <w:rPr>
          <w:rFonts w:ascii="Arial" w:eastAsia="Arial" w:hAnsi="Arial" w:cs="Arial"/>
          <w:color w:val="000000"/>
          <w:sz w:val="24"/>
          <w:szCs w:val="24"/>
        </w:rPr>
      </w:pPr>
    </w:p>
    <w:p w14:paraId="55463622" w14:textId="77777777" w:rsidR="00095164" w:rsidRDefault="00000000">
      <w:pPr>
        <w:numPr>
          <w:ilvl w:val="0"/>
          <w:numId w:val="7"/>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tl/>
        </w:rPr>
        <w:t>הציעו שלוש מטריקות לבדיקת הצלחת ההטמעה. נמקו במשפט קצר כל הצעה. מטריקות לדוגמא נמצאות בהרצאה 3, ראו קישור:</w:t>
      </w:r>
      <w:r>
        <w:rPr>
          <w:rFonts w:ascii="Arial" w:eastAsia="Arial" w:hAnsi="Arial" w:cs="Arial"/>
          <w:color w:val="000000"/>
          <w:sz w:val="24"/>
          <w:szCs w:val="24"/>
          <w:rtl/>
        </w:rPr>
        <w:br/>
      </w:r>
      <w:hyperlink r:id="rId11">
        <w:r>
          <w:rPr>
            <w:rFonts w:ascii="Arial" w:eastAsia="Arial" w:hAnsi="Arial" w:cs="Arial"/>
            <w:color w:val="0000FF"/>
            <w:sz w:val="24"/>
            <w:szCs w:val="24"/>
            <w:u w:val="single"/>
          </w:rPr>
          <w:t>https://guidingmetrics.com/content/cloud-services-industrys-10-most-critical-metrics/</w:t>
        </w:r>
      </w:hyperlink>
    </w:p>
    <w:p w14:paraId="01979810" w14:textId="77777777" w:rsidR="00095164" w:rsidRDefault="00000000">
      <w:pPr>
        <w:numPr>
          <w:ilvl w:val="1"/>
          <w:numId w:val="7"/>
        </w:numPr>
        <w:pBdr>
          <w:top w:val="nil"/>
          <w:left w:val="nil"/>
          <w:bottom w:val="nil"/>
          <w:right w:val="nil"/>
          <w:between w:val="nil"/>
        </w:pBdr>
        <w:spacing w:after="0"/>
        <w:rPr>
          <w:rFonts w:ascii="Arial" w:eastAsia="Arial" w:hAnsi="Arial" w:cs="Arial"/>
          <w:b/>
          <w:bCs/>
          <w:color w:val="0000FF"/>
          <w:sz w:val="24"/>
          <w:szCs w:val="24"/>
        </w:rPr>
      </w:pPr>
      <w:r>
        <w:rPr>
          <w:rFonts w:ascii="Arial" w:eastAsia="Arial" w:hAnsi="Arial" w:cs="Arial"/>
          <w:b/>
          <w:bCs/>
          <w:color w:val="0000FF"/>
          <w:sz w:val="24"/>
          <w:szCs w:val="24"/>
        </w:rPr>
        <w:t>System Availability</w:t>
      </w:r>
    </w:p>
    <w:p w14:paraId="2FB14BE5" w14:textId="77777777" w:rsidR="00095164" w:rsidRDefault="00000000">
      <w:pPr>
        <w:pBdr>
          <w:top w:val="nil"/>
          <w:left w:val="nil"/>
          <w:bottom w:val="nil"/>
          <w:right w:val="nil"/>
          <w:between w:val="nil"/>
        </w:pBdr>
        <w:spacing w:after="0"/>
        <w:ind w:left="1440"/>
        <w:rPr>
          <w:rFonts w:ascii="Arial" w:eastAsia="Arial" w:hAnsi="Arial" w:cs="Arial"/>
          <w:color w:val="4472C4"/>
          <w:sz w:val="24"/>
          <w:szCs w:val="24"/>
        </w:rPr>
      </w:pPr>
      <w:r>
        <w:rPr>
          <w:rFonts w:ascii="Arial" w:eastAsia="Arial" w:hAnsi="Arial" w:cs="Arial"/>
          <w:color w:val="0000FF"/>
          <w:sz w:val="24"/>
          <w:szCs w:val="24"/>
          <w:rtl/>
        </w:rPr>
        <w:t>נימוק: מדד זה מודד את אחוז הזמן שהשירותים הפיננסיים (כמו האפליקציה או האתר) זמינים ללקוחות ללא השבתות. זמינות גבוהה (לפחות 99.9%) חיונית עבור שירות איכותי ומהווה הוכחה להצלחת התשתית החדשה.</w:t>
      </w:r>
      <w:r>
        <w:rPr>
          <w:rFonts w:ascii="Arial" w:eastAsia="Arial" w:hAnsi="Arial" w:cs="Arial"/>
          <w:color w:val="4472C4"/>
          <w:sz w:val="24"/>
          <w:szCs w:val="24"/>
        </w:rPr>
        <w:br/>
      </w:r>
    </w:p>
    <w:p w14:paraId="3FB95EDE" w14:textId="77777777" w:rsidR="00095164" w:rsidRDefault="00000000">
      <w:pPr>
        <w:numPr>
          <w:ilvl w:val="1"/>
          <w:numId w:val="7"/>
        </w:numPr>
        <w:pBdr>
          <w:top w:val="nil"/>
          <w:left w:val="nil"/>
          <w:bottom w:val="nil"/>
          <w:right w:val="nil"/>
          <w:between w:val="nil"/>
        </w:pBdr>
        <w:spacing w:after="0"/>
        <w:rPr>
          <w:rFonts w:ascii="Arial" w:eastAsia="Arial" w:hAnsi="Arial" w:cs="Arial"/>
          <w:b/>
          <w:bCs/>
          <w:color w:val="0000FF"/>
          <w:sz w:val="24"/>
          <w:szCs w:val="24"/>
        </w:rPr>
      </w:pPr>
      <w:r>
        <w:rPr>
          <w:rFonts w:ascii="Arial" w:eastAsia="Arial" w:hAnsi="Arial" w:cs="Arial"/>
          <w:b/>
          <w:bCs/>
          <w:color w:val="0000FF"/>
          <w:sz w:val="24"/>
          <w:szCs w:val="24"/>
        </w:rPr>
        <w:lastRenderedPageBreak/>
        <w:t>Scalability</w:t>
      </w:r>
    </w:p>
    <w:p w14:paraId="45794559" w14:textId="77777777" w:rsidR="00095164" w:rsidRDefault="00000000">
      <w:pPr>
        <w:pBdr>
          <w:top w:val="nil"/>
          <w:left w:val="nil"/>
          <w:bottom w:val="nil"/>
          <w:right w:val="nil"/>
          <w:between w:val="nil"/>
        </w:pBdr>
        <w:spacing w:after="0"/>
        <w:ind w:left="1440"/>
        <w:rPr>
          <w:rFonts w:ascii="Arial" w:eastAsia="Arial" w:hAnsi="Arial" w:cs="Arial"/>
          <w:color w:val="0000FF"/>
          <w:sz w:val="24"/>
          <w:szCs w:val="24"/>
        </w:rPr>
      </w:pPr>
      <w:r>
        <w:rPr>
          <w:rFonts w:ascii="Arial" w:eastAsia="Arial" w:hAnsi="Arial" w:cs="Arial"/>
          <w:color w:val="0000FF"/>
          <w:sz w:val="24"/>
          <w:szCs w:val="24"/>
          <w:rtl/>
        </w:rPr>
        <w:t>מדד זה בודק את יכולת המערכת לגדול ולהצטמצם ביעילות לפי דרישה, וזהו ביטוי טכני ישיר ליעד המרכזי של ,</w:t>
      </w:r>
      <w:r>
        <w:rPr>
          <w:rFonts w:ascii="Arial" w:eastAsia="Arial" w:hAnsi="Arial" w:cs="Arial"/>
          <w:color w:val="0000FF"/>
          <w:sz w:val="24"/>
          <w:szCs w:val="24"/>
        </w:rPr>
        <w:t>Capital One</w:t>
      </w:r>
      <w:r>
        <w:rPr>
          <w:rFonts w:ascii="Arial" w:eastAsia="Arial" w:hAnsi="Arial" w:cs="Arial"/>
          <w:color w:val="0000FF"/>
          <w:sz w:val="24"/>
          <w:szCs w:val="24"/>
          <w:rtl/>
        </w:rPr>
        <w:t xml:space="preserve"> להגביר את הגמישות  לאחר המעבר מהמערכות</w:t>
      </w:r>
      <w:r>
        <w:rPr>
          <w:rFonts w:ascii="Arial" w:eastAsia="Arial" w:hAnsi="Arial" w:cs="Arial"/>
          <w:color w:val="0000FF"/>
          <w:sz w:val="24"/>
          <w:szCs w:val="24"/>
        </w:rPr>
        <w:t xml:space="preserve"> </w:t>
      </w:r>
      <w:r>
        <w:rPr>
          <w:rFonts w:ascii="Arial" w:eastAsia="Arial" w:hAnsi="Arial" w:cs="Arial"/>
          <w:color w:val="0000FF"/>
          <w:sz w:val="24"/>
          <w:szCs w:val="24"/>
          <w:rtl/>
        </w:rPr>
        <w:t>הישנות</w:t>
      </w:r>
      <w:r>
        <w:rPr>
          <w:rFonts w:ascii="Arial" w:eastAsia="Arial" w:hAnsi="Arial" w:cs="Arial"/>
          <w:color w:val="0000FF"/>
          <w:sz w:val="24"/>
          <w:szCs w:val="24"/>
        </w:rPr>
        <w:t>.</w:t>
      </w:r>
    </w:p>
    <w:p w14:paraId="58664FA2" w14:textId="77777777" w:rsidR="00095164" w:rsidRDefault="00000000">
      <w:pPr>
        <w:numPr>
          <w:ilvl w:val="1"/>
          <w:numId w:val="7"/>
        </w:numPr>
        <w:pBdr>
          <w:top w:val="nil"/>
          <w:left w:val="nil"/>
          <w:bottom w:val="nil"/>
          <w:right w:val="nil"/>
          <w:between w:val="nil"/>
        </w:pBdr>
        <w:spacing w:after="0"/>
        <w:rPr>
          <w:rFonts w:ascii="Arial" w:eastAsia="Arial" w:hAnsi="Arial" w:cs="Arial"/>
          <w:b/>
          <w:bCs/>
          <w:color w:val="0000FF"/>
          <w:sz w:val="24"/>
          <w:szCs w:val="24"/>
        </w:rPr>
      </w:pPr>
      <w:r>
        <w:rPr>
          <w:rFonts w:ascii="Arial" w:eastAsia="Arial" w:hAnsi="Arial" w:cs="Arial"/>
          <w:b/>
          <w:bCs/>
          <w:color w:val="0000FF"/>
          <w:sz w:val="24"/>
          <w:szCs w:val="24"/>
        </w:rPr>
        <w:t>Cost Per Customer</w:t>
      </w:r>
    </w:p>
    <w:p w14:paraId="6809CDB2" w14:textId="77777777" w:rsidR="00095164" w:rsidRDefault="00000000">
      <w:pPr>
        <w:pBdr>
          <w:top w:val="nil"/>
          <w:left w:val="nil"/>
          <w:bottom w:val="nil"/>
          <w:right w:val="nil"/>
          <w:between w:val="nil"/>
        </w:pBdr>
        <w:spacing w:after="0"/>
        <w:ind w:left="1440"/>
        <w:rPr>
          <w:rFonts w:ascii="Arial" w:eastAsia="Arial" w:hAnsi="Arial" w:cs="Arial"/>
          <w:color w:val="0000FF"/>
          <w:sz w:val="24"/>
          <w:szCs w:val="24"/>
        </w:rPr>
      </w:pPr>
      <w:r>
        <w:rPr>
          <w:rFonts w:ascii="Arial" w:eastAsia="Arial" w:hAnsi="Arial" w:cs="Arial"/>
          <w:color w:val="0000FF"/>
          <w:sz w:val="24"/>
          <w:szCs w:val="24"/>
          <w:rtl/>
        </w:rPr>
        <w:t>מדד זה בודק כמה עולה לחברה להפעיל שירות עבור כל לקוח. ירידה בעלות לאחר המעבר לענן והטמעה מוצלחת, כפי שקרה ב</w:t>
      </w:r>
      <w:r>
        <w:rPr>
          <w:rFonts w:ascii="Arial" w:eastAsia="Arial" w:hAnsi="Arial" w:cs="Arial"/>
          <w:color w:val="0000FF"/>
          <w:sz w:val="24"/>
          <w:szCs w:val="24"/>
        </w:rPr>
        <w:t>Capital One</w:t>
      </w:r>
      <w:r>
        <w:rPr>
          <w:rFonts w:ascii="Arial" w:eastAsia="Arial" w:hAnsi="Arial" w:cs="Arial"/>
          <w:color w:val="0000FF"/>
          <w:sz w:val="24"/>
          <w:szCs w:val="24"/>
          <w:rtl/>
        </w:rPr>
        <w:t xml:space="preserve"> שביטלה מרכזים נתונים יקרים ועברה לשלם רק על שימוש בפועל ב</w:t>
      </w:r>
      <w:r>
        <w:rPr>
          <w:rFonts w:ascii="Arial" w:eastAsia="Arial" w:hAnsi="Arial" w:cs="Arial"/>
          <w:color w:val="0000FF"/>
          <w:sz w:val="24"/>
          <w:szCs w:val="24"/>
        </w:rPr>
        <w:t>AWS</w:t>
      </w:r>
      <w:r>
        <w:rPr>
          <w:rFonts w:ascii="Arial" w:eastAsia="Arial" w:hAnsi="Arial" w:cs="Arial"/>
          <w:color w:val="0000FF"/>
          <w:sz w:val="24"/>
          <w:szCs w:val="24"/>
          <w:rtl/>
        </w:rPr>
        <w:t>.</w:t>
      </w:r>
    </w:p>
    <w:p w14:paraId="5B250951" w14:textId="77777777" w:rsidR="00095164" w:rsidRDefault="00095164">
      <w:pPr>
        <w:rPr>
          <w:rFonts w:ascii="Arial" w:eastAsia="Arial" w:hAnsi="Arial" w:cs="Arial"/>
          <w:color w:val="FF0000"/>
          <w:sz w:val="24"/>
          <w:szCs w:val="24"/>
        </w:rPr>
      </w:pPr>
    </w:p>
    <w:p w14:paraId="36E35898" w14:textId="77777777" w:rsidR="00095164" w:rsidRDefault="00000000">
      <w:pPr>
        <w:numPr>
          <w:ilvl w:val="0"/>
          <w:numId w:val="7"/>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tl/>
        </w:rPr>
        <w:t>האם הייתם מציעים לארגון ענן אחר? מודל אחר? התיחסו למסקנות הסיפור.</w:t>
      </w:r>
      <w:r>
        <w:rPr>
          <w:rFonts w:ascii="Arial" w:eastAsia="Arial" w:hAnsi="Arial" w:cs="Arial"/>
          <w:color w:val="000000"/>
          <w:sz w:val="24"/>
          <w:szCs w:val="24"/>
          <w:rtl/>
        </w:rPr>
        <w:br/>
      </w:r>
      <w:r>
        <w:rPr>
          <w:rFonts w:ascii="Arial" w:eastAsia="Arial" w:hAnsi="Arial" w:cs="Arial"/>
          <w:color w:val="0000FF"/>
          <w:sz w:val="24"/>
          <w:szCs w:val="24"/>
          <w:rtl/>
        </w:rPr>
        <w:t xml:space="preserve">לאור השיפור בזמינות, סקיילביליות ובהפחתת העלות ללקוח, נראה שהשילוב של </w:t>
      </w:r>
      <w:r>
        <w:rPr>
          <w:rFonts w:ascii="Arial" w:eastAsia="Arial" w:hAnsi="Arial" w:cs="Arial"/>
          <w:color w:val="0000FF"/>
          <w:sz w:val="24"/>
          <w:szCs w:val="24"/>
        </w:rPr>
        <w:t>IaaS</w:t>
      </w:r>
      <w:r>
        <w:rPr>
          <w:rFonts w:ascii="Arial" w:eastAsia="Arial" w:hAnsi="Arial" w:cs="Arial"/>
          <w:color w:val="0000FF"/>
          <w:sz w:val="24"/>
          <w:szCs w:val="24"/>
          <w:rtl/>
        </w:rPr>
        <w:t xml:space="preserve"> ו-</w:t>
      </w:r>
      <w:r>
        <w:rPr>
          <w:rFonts w:ascii="Arial" w:eastAsia="Arial" w:hAnsi="Arial" w:cs="Arial"/>
          <w:color w:val="0000FF"/>
          <w:sz w:val="24"/>
          <w:szCs w:val="24"/>
        </w:rPr>
        <w:t>PaaS</w:t>
      </w:r>
      <w:r>
        <w:rPr>
          <w:rFonts w:ascii="Arial" w:eastAsia="Arial" w:hAnsi="Arial" w:cs="Arial"/>
          <w:color w:val="0000FF"/>
          <w:sz w:val="24"/>
          <w:szCs w:val="24"/>
          <w:rtl/>
        </w:rPr>
        <w:t xml:space="preserve"> ב-</w:t>
      </w:r>
      <w:r>
        <w:rPr>
          <w:rFonts w:ascii="Arial" w:eastAsia="Arial" w:hAnsi="Arial" w:cs="Arial"/>
          <w:color w:val="0000FF"/>
          <w:sz w:val="24"/>
          <w:szCs w:val="24"/>
        </w:rPr>
        <w:t>AWS</w:t>
      </w:r>
      <w:r>
        <w:rPr>
          <w:rFonts w:ascii="Arial" w:eastAsia="Arial" w:hAnsi="Arial" w:cs="Arial"/>
          <w:color w:val="0000FF"/>
          <w:sz w:val="24"/>
          <w:szCs w:val="24"/>
          <w:rtl/>
        </w:rPr>
        <w:t xml:space="preserve"> כבר נותן ל-</w:t>
      </w:r>
      <w:r>
        <w:rPr>
          <w:rFonts w:ascii="Arial" w:eastAsia="Arial" w:hAnsi="Arial" w:cs="Arial"/>
          <w:color w:val="0000FF"/>
          <w:sz w:val="24"/>
          <w:szCs w:val="24"/>
        </w:rPr>
        <w:t>Capital One</w:t>
      </w:r>
      <w:r>
        <w:rPr>
          <w:rFonts w:ascii="Arial" w:eastAsia="Arial" w:hAnsi="Arial" w:cs="Arial"/>
          <w:color w:val="0000FF"/>
          <w:sz w:val="24"/>
          <w:szCs w:val="24"/>
          <w:rtl/>
        </w:rPr>
        <w:t xml:space="preserve"> בדיוק את מה שהם צריכים. מעבר למודל אחר לא יתאים</w:t>
      </w:r>
      <w:r>
        <w:rPr>
          <w:rFonts w:ascii="Arial" w:eastAsia="Arial" w:hAnsi="Arial" w:cs="Arial"/>
          <w:color w:val="0000FF"/>
          <w:sz w:val="24"/>
          <w:szCs w:val="24"/>
        </w:rPr>
        <w:t>: SaaS</w:t>
      </w:r>
      <w:r>
        <w:rPr>
          <w:rFonts w:ascii="Arial" w:eastAsia="Arial" w:hAnsi="Arial" w:cs="Arial"/>
          <w:color w:val="0000FF"/>
          <w:sz w:val="24"/>
          <w:szCs w:val="24"/>
          <w:rtl/>
        </w:rPr>
        <w:t xml:space="preserve"> מגביל אותם מבחינת שליטה ואבטחה, וענן פרטי מחזיר עלויות וניהול מורכב. גם ענן היברידי לא מומלץ במקרה שלהם, כי הוא ייצור ניהול כפול ופערים בין סביבות, מה שיפגע ביעילות שהושגה. לכן המודל הקיים הוא הבחירה הנכונה, ואין צורך להחליף אותו.</w:t>
      </w:r>
      <w:r>
        <w:rPr>
          <w:rFonts w:ascii="Arial" w:eastAsia="Arial" w:hAnsi="Arial" w:cs="Arial"/>
          <w:color w:val="000000"/>
          <w:sz w:val="24"/>
          <w:szCs w:val="24"/>
        </w:rPr>
        <w:br/>
      </w:r>
    </w:p>
    <w:p w14:paraId="4ACA95D6" w14:textId="77777777" w:rsidR="00095164" w:rsidRDefault="00000000">
      <w:pPr>
        <w:numPr>
          <w:ilvl w:val="0"/>
          <w:numId w:val="7"/>
        </w:numPr>
        <w:pBdr>
          <w:top w:val="nil"/>
          <w:left w:val="nil"/>
          <w:bottom w:val="nil"/>
          <w:right w:val="nil"/>
          <w:between w:val="nil"/>
        </w:pBdr>
        <w:spacing w:after="0"/>
        <w:rPr>
          <w:sz w:val="24"/>
          <w:szCs w:val="24"/>
        </w:rPr>
      </w:pPr>
      <w:r>
        <w:rPr>
          <w:rFonts w:ascii="Arial" w:eastAsia="Arial" w:hAnsi="Arial" w:cs="Arial"/>
          <w:color w:val="000000"/>
          <w:sz w:val="24"/>
          <w:szCs w:val="24"/>
          <w:rtl/>
        </w:rPr>
        <w:t xml:space="preserve">יש לצרף קישור </w:t>
      </w:r>
      <w:r>
        <w:rPr>
          <w:rFonts w:ascii="Arial" w:eastAsia="Arial" w:hAnsi="Arial" w:cs="Arial"/>
          <w:b/>
          <w:bCs/>
          <w:color w:val="000000"/>
          <w:sz w:val="24"/>
          <w:szCs w:val="24"/>
          <w:rtl/>
        </w:rPr>
        <w:t>מלא</w:t>
      </w:r>
      <w:r>
        <w:rPr>
          <w:rFonts w:ascii="Arial" w:eastAsia="Arial" w:hAnsi="Arial" w:cs="Arial"/>
          <w:color w:val="000000"/>
          <w:sz w:val="24"/>
          <w:szCs w:val="24"/>
          <w:rtl/>
        </w:rPr>
        <w:t xml:space="preserve"> לאתר האינטרנט ממנו נלקח הסיפור.</w:t>
      </w:r>
    </w:p>
    <w:p w14:paraId="58E30BAE" w14:textId="77777777" w:rsidR="00095164" w:rsidRDefault="00000000">
      <w:pPr>
        <w:pBdr>
          <w:top w:val="nil"/>
          <w:left w:val="nil"/>
          <w:bottom w:val="nil"/>
          <w:right w:val="nil"/>
          <w:between w:val="nil"/>
        </w:pBdr>
        <w:spacing w:after="0"/>
        <w:ind w:left="720"/>
        <w:rPr>
          <w:rFonts w:ascii="Arial" w:eastAsia="Arial" w:hAnsi="Arial" w:cs="Arial"/>
          <w:color w:val="0000FF"/>
          <w:sz w:val="24"/>
          <w:szCs w:val="24"/>
          <w:u w:val="single"/>
        </w:rPr>
      </w:pPr>
      <w:r>
        <w:rPr>
          <w:rFonts w:ascii="Arial" w:eastAsia="Arial" w:hAnsi="Arial" w:cs="Arial"/>
          <w:color w:val="000000"/>
          <w:sz w:val="24"/>
          <w:szCs w:val="24"/>
          <w:rtl/>
        </w:rPr>
        <w:t xml:space="preserve">ניתן להעזר למשל באתר: </w:t>
      </w:r>
      <w:hyperlink r:id="rId12">
        <w:r>
          <w:rPr>
            <w:rFonts w:ascii="Arial" w:eastAsia="Arial" w:hAnsi="Arial" w:cs="Arial"/>
            <w:color w:val="0000FF"/>
            <w:sz w:val="24"/>
            <w:szCs w:val="24"/>
            <w:u w:val="single"/>
          </w:rPr>
          <w:t>https://aws.amazon.com/solutions/case-studies/</w:t>
        </w:r>
      </w:hyperlink>
      <w:r>
        <w:rPr>
          <w:rFonts w:ascii="Arial" w:eastAsia="Arial" w:hAnsi="Arial" w:cs="Arial"/>
          <w:color w:val="0000FF"/>
          <w:sz w:val="24"/>
          <w:szCs w:val="24"/>
          <w:u w:val="single"/>
        </w:rPr>
        <w:br/>
      </w:r>
      <w:r>
        <w:rPr>
          <w:rFonts w:ascii="Arial" w:eastAsia="Arial" w:hAnsi="Arial" w:cs="Arial"/>
          <w:color w:val="0000FF"/>
          <w:sz w:val="24"/>
          <w:szCs w:val="24"/>
          <w:u w:val="single"/>
        </w:rPr>
        <w:br/>
      </w:r>
      <w:r>
        <w:rPr>
          <w:rFonts w:ascii="Arial" w:eastAsia="Arial" w:hAnsi="Arial" w:cs="Arial"/>
          <w:color w:val="0000FF"/>
          <w:sz w:val="24"/>
          <w:szCs w:val="24"/>
          <w:rtl/>
        </w:rPr>
        <w:t>קישור:</w:t>
      </w:r>
    </w:p>
    <w:p w14:paraId="1944035B" w14:textId="77777777" w:rsidR="00095164" w:rsidRDefault="00000000">
      <w:pPr>
        <w:rPr>
          <w:color w:val="FF0000"/>
          <w:sz w:val="24"/>
          <w:szCs w:val="24"/>
        </w:rPr>
      </w:pPr>
      <w:hyperlink r:id="rId13">
        <w:r>
          <w:rPr>
            <w:color w:val="0000FF"/>
            <w:sz w:val="24"/>
            <w:szCs w:val="24"/>
            <w:u w:val="single"/>
          </w:rPr>
          <w:t>https://aws.amazon.com/vi/solutions/case-studies/capital-one-all-in-on-aws</w:t>
        </w:r>
      </w:hyperlink>
      <w:r>
        <w:rPr>
          <w:color w:val="FF0000"/>
          <w:sz w:val="24"/>
          <w:szCs w:val="24"/>
        </w:rPr>
        <w:tab/>
      </w:r>
    </w:p>
    <w:p w14:paraId="6141782C" w14:textId="77777777" w:rsidR="00095164" w:rsidRDefault="00095164"/>
    <w:p w14:paraId="27AC2014" w14:textId="77777777" w:rsidR="00095164" w:rsidRDefault="00000000">
      <w:pPr>
        <w:rPr>
          <w:rFonts w:ascii="Arial" w:eastAsia="Arial" w:hAnsi="Arial" w:cs="Arial"/>
          <w:color w:val="0000FF"/>
          <w:sz w:val="24"/>
          <w:szCs w:val="24"/>
          <w:u w:val="single"/>
        </w:rPr>
      </w:pPr>
      <w:r>
        <w:br w:type="page"/>
      </w:r>
    </w:p>
    <w:p w14:paraId="11576EEB" w14:textId="77777777" w:rsidR="00095164" w:rsidRDefault="00095164">
      <w:pPr>
        <w:pBdr>
          <w:top w:val="nil"/>
          <w:left w:val="nil"/>
          <w:bottom w:val="nil"/>
          <w:right w:val="nil"/>
          <w:between w:val="nil"/>
        </w:pBdr>
        <w:spacing w:after="0"/>
        <w:rPr>
          <w:rFonts w:ascii="Arial" w:eastAsia="Arial" w:hAnsi="Arial" w:cs="Arial"/>
          <w:color w:val="0000FF"/>
          <w:sz w:val="24"/>
          <w:szCs w:val="24"/>
          <w:u w:val="single"/>
        </w:rPr>
      </w:pPr>
    </w:p>
    <w:p w14:paraId="6246E411" w14:textId="77777777" w:rsidR="00095164" w:rsidRDefault="00095164">
      <w:pPr>
        <w:pBdr>
          <w:top w:val="nil"/>
          <w:left w:val="nil"/>
          <w:bottom w:val="nil"/>
          <w:right w:val="nil"/>
          <w:between w:val="nil"/>
        </w:pBdr>
        <w:spacing w:after="0"/>
        <w:rPr>
          <w:rFonts w:ascii="Arial" w:eastAsia="Arial" w:hAnsi="Arial" w:cs="Arial"/>
          <w:color w:val="0000FF"/>
          <w:sz w:val="24"/>
          <w:szCs w:val="24"/>
          <w:u w:val="single"/>
        </w:rPr>
      </w:pPr>
    </w:p>
    <w:p w14:paraId="54A850F1" w14:textId="77777777" w:rsidR="00095164" w:rsidRDefault="00000000">
      <w:pPr>
        <w:pBdr>
          <w:top w:val="nil"/>
          <w:left w:val="nil"/>
          <w:bottom w:val="nil"/>
          <w:right w:val="nil"/>
          <w:between w:val="nil"/>
        </w:pBdr>
        <w:spacing w:after="0"/>
        <w:rPr>
          <w:rFonts w:ascii="Arial" w:eastAsia="Arial" w:hAnsi="Arial" w:cs="Arial"/>
          <w:color w:val="0000FF"/>
          <w:sz w:val="24"/>
          <w:szCs w:val="24"/>
          <w:u w:val="single"/>
        </w:rPr>
      </w:pPr>
      <w:r>
        <w:rPr>
          <w:rFonts w:ascii="Arial" w:eastAsia="Arial" w:hAnsi="Arial" w:cs="Arial"/>
          <w:color w:val="0000FF"/>
          <w:sz w:val="24"/>
          <w:szCs w:val="24"/>
          <w:u w:val="single"/>
          <w:rtl/>
        </w:rPr>
        <w:t xml:space="preserve">תרגיל 2: </w:t>
      </w:r>
      <w:r>
        <w:rPr>
          <w:rFonts w:ascii="Arial" w:eastAsia="Arial" w:hAnsi="Arial" w:cs="Arial"/>
          <w:color w:val="0000FF"/>
          <w:sz w:val="24"/>
          <w:szCs w:val="24"/>
          <w:u w:val="single"/>
        </w:rPr>
        <w:t>Design thinking</w:t>
      </w:r>
    </w:p>
    <w:p w14:paraId="5836158D" w14:textId="77777777" w:rsidR="00095164" w:rsidRDefault="00000000">
      <w:pPr>
        <w:pStyle w:val="Heading1"/>
        <w:keepNext w:val="0"/>
        <w:keepLines w:val="0"/>
        <w:rPr>
          <w:rFonts w:ascii="Arial" w:eastAsia="Arial" w:hAnsi="Arial" w:cs="Arial"/>
          <w:sz w:val="34"/>
          <w:szCs w:val="34"/>
        </w:rPr>
      </w:pPr>
      <w:bookmarkStart w:id="1" w:name="_heading=h.oz25onhjunu9" w:colFirst="0" w:colLast="0"/>
      <w:bookmarkEnd w:id="1"/>
      <w:r>
        <w:rPr>
          <w:rFonts w:ascii="Arial" w:eastAsia="Arial" w:hAnsi="Arial" w:cs="Arial"/>
          <w:sz w:val="46"/>
          <w:szCs w:val="46"/>
          <w:rtl/>
        </w:rPr>
        <w:t>דשבורד ניטור צמחים חכם מבוסס ענן</w:t>
      </w:r>
    </w:p>
    <w:p w14:paraId="2DE5A08F" w14:textId="77777777" w:rsidR="00095164" w:rsidRDefault="00000000">
      <w:pPr>
        <w:spacing w:before="240" w:after="240"/>
        <w:rPr>
          <w:rFonts w:ascii="Arial" w:eastAsia="Arial" w:hAnsi="Arial" w:cs="Arial"/>
          <w:sz w:val="24"/>
          <w:szCs w:val="24"/>
        </w:rPr>
      </w:pPr>
      <w:r>
        <w:rPr>
          <w:rFonts w:ascii="Arial" w:eastAsia="Arial" w:hAnsi="Arial" w:cs="Arial"/>
          <w:sz w:val="24"/>
          <w:szCs w:val="24"/>
          <w:rtl/>
        </w:rPr>
        <w:t xml:space="preserve">בהמשך לסדנת החשיבה העיצובית, עליכם לתכנן </w:t>
      </w:r>
      <w:r>
        <w:rPr>
          <w:rFonts w:ascii="Arial" w:eastAsia="Arial" w:hAnsi="Arial" w:cs="Arial"/>
          <w:b/>
          <w:bCs/>
          <w:sz w:val="24"/>
          <w:szCs w:val="24"/>
          <w:rtl/>
        </w:rPr>
        <w:t>אפליקציית דשבורד מבוססת ענן</w:t>
      </w:r>
      <w:r>
        <w:rPr>
          <w:rFonts w:ascii="Arial" w:eastAsia="Arial" w:hAnsi="Arial" w:cs="Arial"/>
          <w:sz w:val="24"/>
          <w:szCs w:val="24"/>
          <w:rtl/>
        </w:rPr>
        <w:t xml:space="preserve"> המיועדת למגדלי צמחים הנעזרים במערכות חקלאות מדייקת (</w:t>
      </w:r>
      <w:r>
        <w:rPr>
          <w:rFonts w:ascii="Arial" w:eastAsia="Arial" w:hAnsi="Arial" w:cs="Arial"/>
          <w:sz w:val="24"/>
          <w:szCs w:val="24"/>
        </w:rPr>
        <w:t>Precision agriculture</w:t>
      </w:r>
      <w:r>
        <w:rPr>
          <w:rFonts w:ascii="Arial" w:eastAsia="Arial" w:hAnsi="Arial" w:cs="Arial"/>
          <w:sz w:val="24"/>
          <w:szCs w:val="24"/>
          <w:rtl/>
        </w:rPr>
        <w:t>).</w:t>
      </w:r>
    </w:p>
    <w:p w14:paraId="5D4D5BB9" w14:textId="77777777" w:rsidR="00095164" w:rsidRDefault="00000000">
      <w:pPr>
        <w:spacing w:before="240" w:after="240"/>
        <w:rPr>
          <w:rFonts w:ascii="Arial" w:eastAsia="Arial" w:hAnsi="Arial" w:cs="Arial"/>
          <w:sz w:val="24"/>
          <w:szCs w:val="24"/>
        </w:rPr>
      </w:pPr>
      <w:r>
        <w:rPr>
          <w:rFonts w:ascii="Arial" w:eastAsia="Arial" w:hAnsi="Arial" w:cs="Arial"/>
          <w:sz w:val="24"/>
          <w:szCs w:val="24"/>
          <w:rtl/>
        </w:rPr>
        <w:t>האפליקציה מספקת ממשק מקצועי ל</w:t>
      </w:r>
      <w:r>
        <w:rPr>
          <w:rFonts w:ascii="Arial" w:eastAsia="Arial" w:hAnsi="Arial" w:cs="Arial"/>
          <w:b/>
          <w:bCs/>
          <w:sz w:val="24"/>
          <w:szCs w:val="24"/>
          <w:rtl/>
        </w:rPr>
        <w:t>ניטור, ניתוח ושליטה בזמן אמת</w:t>
      </w:r>
      <w:r>
        <w:rPr>
          <w:rFonts w:ascii="Arial" w:eastAsia="Arial" w:hAnsi="Arial" w:cs="Arial"/>
          <w:sz w:val="24"/>
          <w:szCs w:val="24"/>
          <w:rtl/>
        </w:rPr>
        <w:t xml:space="preserve"> במצב הצמחים בבית/  שטח, תוך הצגת נתונים מחיישנים מרוחקים (טמפרטורה, לחות, לחות קרקע, עוצמת אור) בצורה ויזואלית ואינטואיטיבית.</w:t>
      </w:r>
    </w:p>
    <w:p w14:paraId="7BC4B6DF" w14:textId="77777777" w:rsidR="00095164" w:rsidRDefault="00000000">
      <w:pPr>
        <w:pStyle w:val="Heading3"/>
        <w:keepNext w:val="0"/>
        <w:keepLines w:val="0"/>
        <w:rPr>
          <w:rFonts w:ascii="Arial" w:eastAsia="Arial" w:hAnsi="Arial" w:cs="Arial"/>
          <w:sz w:val="26"/>
          <w:szCs w:val="26"/>
        </w:rPr>
      </w:pPr>
      <w:bookmarkStart w:id="2" w:name="_heading=h.qlmhksoa22y9" w:colFirst="0" w:colLast="0"/>
      <w:bookmarkEnd w:id="2"/>
      <w:r>
        <w:rPr>
          <w:rFonts w:ascii="Arial" w:eastAsia="Arial" w:hAnsi="Arial" w:cs="Arial"/>
          <w:sz w:val="26"/>
          <w:szCs w:val="26"/>
          <w:rtl/>
        </w:rPr>
        <w:t>התכונות המרכזיות:</w:t>
      </w:r>
    </w:p>
    <w:p w14:paraId="44A89414" w14:textId="77777777" w:rsidR="00095164" w:rsidRDefault="00000000">
      <w:pPr>
        <w:numPr>
          <w:ilvl w:val="0"/>
          <w:numId w:val="2"/>
        </w:numPr>
        <w:spacing w:before="240" w:after="0"/>
        <w:rPr>
          <w:rFonts w:ascii="Arial" w:eastAsia="Arial" w:hAnsi="Arial" w:cs="Arial"/>
          <w:sz w:val="24"/>
          <w:szCs w:val="24"/>
        </w:rPr>
      </w:pPr>
      <w:r>
        <w:rPr>
          <w:rFonts w:ascii="Arial" w:eastAsia="Arial" w:hAnsi="Arial" w:cs="Arial"/>
          <w:b/>
          <w:bCs/>
          <w:sz w:val="24"/>
          <w:szCs w:val="24"/>
          <w:rtl/>
        </w:rPr>
        <w:t>העלאת תמונות צמחים</w:t>
      </w:r>
      <w:r>
        <w:rPr>
          <w:rFonts w:ascii="Arial" w:eastAsia="Arial" w:hAnsi="Arial" w:cs="Arial"/>
          <w:sz w:val="24"/>
          <w:szCs w:val="24"/>
          <w:rtl/>
        </w:rPr>
        <w:t xml:space="preserve"> - המשתמש מעלה תמונה של הצמח</w:t>
      </w:r>
    </w:p>
    <w:p w14:paraId="1245A1E7" w14:textId="77777777" w:rsidR="00095164" w:rsidRDefault="00000000">
      <w:pPr>
        <w:numPr>
          <w:ilvl w:val="0"/>
          <w:numId w:val="2"/>
        </w:numPr>
        <w:spacing w:after="0"/>
        <w:rPr>
          <w:rFonts w:ascii="Arial" w:eastAsia="Arial" w:hAnsi="Arial" w:cs="Arial"/>
          <w:sz w:val="24"/>
          <w:szCs w:val="24"/>
        </w:rPr>
      </w:pPr>
      <w:r>
        <w:rPr>
          <w:rFonts w:ascii="Arial" w:eastAsia="Arial" w:hAnsi="Arial" w:cs="Arial"/>
          <w:b/>
          <w:bCs/>
          <w:sz w:val="24"/>
          <w:szCs w:val="24"/>
          <w:rtl/>
        </w:rPr>
        <w:t xml:space="preserve">דגימת נתונים מחיישנים </w:t>
      </w:r>
      <w:r>
        <w:rPr>
          <w:rFonts w:ascii="Arial" w:eastAsia="Arial" w:hAnsi="Arial" w:cs="Arial"/>
          <w:b/>
          <w:bCs/>
          <w:sz w:val="24"/>
          <w:szCs w:val="24"/>
        </w:rPr>
        <w:t>IoT</w:t>
      </w:r>
      <w:r>
        <w:rPr>
          <w:rFonts w:ascii="Arial" w:eastAsia="Arial" w:hAnsi="Arial" w:cs="Arial"/>
          <w:sz w:val="24"/>
          <w:szCs w:val="24"/>
          <w:rtl/>
        </w:rPr>
        <w:t xml:space="preserve"> - קבלת נתוני טמפרטורה ולחות מחיישנים מרוחקים בשטח</w:t>
      </w:r>
    </w:p>
    <w:p w14:paraId="1460DE35" w14:textId="77777777" w:rsidR="00095164" w:rsidRDefault="00000000">
      <w:pPr>
        <w:numPr>
          <w:ilvl w:val="0"/>
          <w:numId w:val="2"/>
        </w:numPr>
        <w:spacing w:after="0"/>
        <w:rPr>
          <w:rFonts w:ascii="Arial" w:eastAsia="Arial" w:hAnsi="Arial" w:cs="Arial"/>
          <w:sz w:val="24"/>
          <w:szCs w:val="24"/>
        </w:rPr>
      </w:pPr>
      <w:r>
        <w:rPr>
          <w:rFonts w:ascii="Arial" w:eastAsia="Arial" w:hAnsi="Arial" w:cs="Arial"/>
          <w:b/>
          <w:bCs/>
          <w:sz w:val="24"/>
          <w:szCs w:val="24"/>
          <w:rtl/>
        </w:rPr>
        <w:t xml:space="preserve">ניתוח מצב הצמח באמצעות </w:t>
      </w:r>
      <w:r>
        <w:rPr>
          <w:rFonts w:ascii="Arial" w:eastAsia="Arial" w:hAnsi="Arial" w:cs="Arial"/>
          <w:b/>
          <w:bCs/>
          <w:sz w:val="24"/>
          <w:szCs w:val="24"/>
        </w:rPr>
        <w:t>AI</w:t>
      </w:r>
      <w:r>
        <w:rPr>
          <w:rFonts w:ascii="Arial" w:eastAsia="Arial" w:hAnsi="Arial" w:cs="Arial"/>
          <w:sz w:val="24"/>
          <w:szCs w:val="24"/>
          <w:rtl/>
        </w:rPr>
        <w:t xml:space="preserve"> - המערכת מנתחת את מצב הצמח על פי התמונה והמדדים הסביבתיים:</w:t>
      </w:r>
    </w:p>
    <w:p w14:paraId="63394F13" w14:textId="77777777" w:rsidR="00095164" w:rsidRDefault="00000000">
      <w:pPr>
        <w:numPr>
          <w:ilvl w:val="1"/>
          <w:numId w:val="2"/>
        </w:numPr>
        <w:spacing w:after="0"/>
        <w:rPr>
          <w:rFonts w:ascii="Arial" w:eastAsia="Arial" w:hAnsi="Arial" w:cs="Arial"/>
          <w:sz w:val="24"/>
          <w:szCs w:val="24"/>
        </w:rPr>
      </w:pPr>
      <w:r>
        <w:rPr>
          <w:rFonts w:ascii="Arial" w:eastAsia="Arial" w:hAnsi="Arial" w:cs="Arial"/>
          <w:sz w:val="24"/>
          <w:szCs w:val="24"/>
          <w:rtl/>
        </w:rPr>
        <w:t>זיהוי מחלות צמחים</w:t>
      </w:r>
    </w:p>
    <w:p w14:paraId="289B721B" w14:textId="77777777" w:rsidR="00095164" w:rsidRDefault="00000000">
      <w:pPr>
        <w:numPr>
          <w:ilvl w:val="1"/>
          <w:numId w:val="2"/>
        </w:numPr>
        <w:spacing w:after="0"/>
        <w:rPr>
          <w:rFonts w:ascii="Arial" w:eastAsia="Arial" w:hAnsi="Arial" w:cs="Arial"/>
          <w:sz w:val="24"/>
          <w:szCs w:val="24"/>
        </w:rPr>
      </w:pPr>
      <w:r>
        <w:rPr>
          <w:rFonts w:ascii="Arial" w:eastAsia="Arial" w:hAnsi="Arial" w:cs="Arial"/>
          <w:sz w:val="24"/>
          <w:szCs w:val="24"/>
          <w:rtl/>
        </w:rPr>
        <w:t>הערכת רמת הלחץ המימי</w:t>
      </w:r>
    </w:p>
    <w:p w14:paraId="6E75465B" w14:textId="77777777" w:rsidR="00095164" w:rsidRDefault="00000000">
      <w:pPr>
        <w:numPr>
          <w:ilvl w:val="1"/>
          <w:numId w:val="2"/>
        </w:numPr>
        <w:spacing w:after="0"/>
        <w:rPr>
          <w:rFonts w:ascii="Arial" w:eastAsia="Arial" w:hAnsi="Arial" w:cs="Arial"/>
          <w:sz w:val="24"/>
          <w:szCs w:val="24"/>
        </w:rPr>
      </w:pPr>
      <w:r>
        <w:rPr>
          <w:rFonts w:ascii="Arial" w:eastAsia="Arial" w:hAnsi="Arial" w:cs="Arial"/>
          <w:sz w:val="24"/>
          <w:szCs w:val="24"/>
          <w:rtl/>
        </w:rPr>
        <w:t>זיהוי מזיקים</w:t>
      </w:r>
    </w:p>
    <w:p w14:paraId="2418F504" w14:textId="77777777" w:rsidR="00095164" w:rsidRDefault="00000000">
      <w:pPr>
        <w:numPr>
          <w:ilvl w:val="1"/>
          <w:numId w:val="2"/>
        </w:numPr>
        <w:spacing w:after="0"/>
        <w:rPr>
          <w:rFonts w:ascii="Arial" w:eastAsia="Arial" w:hAnsi="Arial" w:cs="Arial"/>
          <w:sz w:val="24"/>
          <w:szCs w:val="24"/>
        </w:rPr>
      </w:pPr>
      <w:r>
        <w:rPr>
          <w:rFonts w:ascii="Arial" w:eastAsia="Arial" w:hAnsi="Arial" w:cs="Arial"/>
          <w:sz w:val="24"/>
          <w:szCs w:val="24"/>
          <w:rtl/>
        </w:rPr>
        <w:t>המלצות להשקיה וטיפול</w:t>
      </w:r>
    </w:p>
    <w:p w14:paraId="6C7C59EA" w14:textId="77777777" w:rsidR="00095164" w:rsidRDefault="00000000">
      <w:pPr>
        <w:numPr>
          <w:ilvl w:val="0"/>
          <w:numId w:val="2"/>
        </w:numPr>
        <w:spacing w:after="240"/>
        <w:rPr>
          <w:rFonts w:ascii="Arial" w:eastAsia="Arial" w:hAnsi="Arial" w:cs="Arial"/>
          <w:sz w:val="24"/>
          <w:szCs w:val="24"/>
        </w:rPr>
      </w:pPr>
      <w:r>
        <w:rPr>
          <w:rFonts w:ascii="Arial" w:eastAsia="Arial" w:hAnsi="Arial" w:cs="Arial"/>
          <w:b/>
          <w:bCs/>
          <w:sz w:val="24"/>
          <w:szCs w:val="24"/>
          <w:rtl/>
        </w:rPr>
        <w:t>דשבורד ויזואלי</w:t>
      </w:r>
      <w:r>
        <w:rPr>
          <w:rFonts w:ascii="Arial" w:eastAsia="Arial" w:hAnsi="Arial" w:cs="Arial"/>
          <w:sz w:val="24"/>
          <w:szCs w:val="24"/>
          <w:rtl/>
        </w:rPr>
        <w:t xml:space="preserve"> - הצגת היסטוריה של מצב הצמחים, מגמות, והשוואות</w:t>
      </w:r>
    </w:p>
    <w:p w14:paraId="79926070" w14:textId="77777777" w:rsidR="00095164" w:rsidRDefault="00000000">
      <w:pPr>
        <w:pStyle w:val="Heading3"/>
        <w:keepNext w:val="0"/>
        <w:keepLines w:val="0"/>
        <w:rPr>
          <w:rFonts w:ascii="Arial" w:eastAsia="Arial" w:hAnsi="Arial" w:cs="Arial"/>
          <w:sz w:val="26"/>
          <w:szCs w:val="26"/>
        </w:rPr>
      </w:pPr>
      <w:bookmarkStart w:id="3" w:name="_heading=h.8eneuzlim5jj" w:colFirst="0" w:colLast="0"/>
      <w:bookmarkEnd w:id="3"/>
      <w:r>
        <w:rPr>
          <w:rFonts w:ascii="Arial" w:eastAsia="Arial" w:hAnsi="Arial" w:cs="Arial"/>
          <w:sz w:val="26"/>
          <w:szCs w:val="26"/>
          <w:rtl/>
        </w:rPr>
        <w:t>אלמנט משחוק (</w:t>
      </w:r>
      <w:r>
        <w:rPr>
          <w:rFonts w:ascii="Arial" w:eastAsia="Arial" w:hAnsi="Arial" w:cs="Arial"/>
          <w:sz w:val="26"/>
          <w:szCs w:val="26"/>
        </w:rPr>
        <w:t>Gamification</w:t>
      </w:r>
      <w:r>
        <w:rPr>
          <w:rFonts w:ascii="Arial" w:eastAsia="Arial" w:hAnsi="Arial" w:cs="Arial"/>
          <w:sz w:val="26"/>
          <w:szCs w:val="26"/>
          <w:rtl/>
        </w:rPr>
        <w:t>):</w:t>
      </w:r>
    </w:p>
    <w:p w14:paraId="7F8AA165" w14:textId="77777777" w:rsidR="00095164" w:rsidRDefault="00000000">
      <w:pPr>
        <w:spacing w:before="240" w:after="240"/>
        <w:rPr>
          <w:rFonts w:ascii="Arial" w:eastAsia="Arial" w:hAnsi="Arial" w:cs="Arial"/>
          <w:sz w:val="24"/>
          <w:szCs w:val="24"/>
        </w:rPr>
      </w:pPr>
      <w:r>
        <w:rPr>
          <w:rFonts w:ascii="Arial" w:eastAsia="Arial" w:hAnsi="Arial" w:cs="Arial"/>
          <w:sz w:val="24"/>
          <w:szCs w:val="24"/>
          <w:rtl/>
        </w:rPr>
        <w:t xml:space="preserve">להעשרת חוויית המשתמש ולעידוד שיטות עבודה טובות, האפליקציה משלבת אלמנט משחקי של </w:t>
      </w:r>
      <w:r>
        <w:rPr>
          <w:rFonts w:ascii="Arial" w:eastAsia="Arial" w:hAnsi="Arial" w:cs="Arial"/>
          <w:b/>
          <w:bCs/>
          <w:sz w:val="24"/>
          <w:szCs w:val="24"/>
          <w:rtl/>
        </w:rPr>
        <w:t>"מרוץ הגינה הבריאה"</w:t>
      </w:r>
      <w:r>
        <w:rPr>
          <w:rFonts w:ascii="Arial" w:eastAsia="Arial" w:hAnsi="Arial" w:cs="Arial"/>
          <w:sz w:val="24"/>
          <w:szCs w:val="24"/>
          <w:rtl/>
        </w:rPr>
        <w:t xml:space="preserve"> שבו:</w:t>
      </w:r>
    </w:p>
    <w:p w14:paraId="045E9183" w14:textId="77777777" w:rsidR="00095164" w:rsidRDefault="00000000">
      <w:pPr>
        <w:numPr>
          <w:ilvl w:val="0"/>
          <w:numId w:val="3"/>
        </w:numPr>
        <w:spacing w:before="240" w:after="0"/>
        <w:rPr>
          <w:rFonts w:ascii="Arial" w:eastAsia="Arial" w:hAnsi="Arial" w:cs="Arial"/>
          <w:sz w:val="24"/>
          <w:szCs w:val="24"/>
        </w:rPr>
      </w:pPr>
      <w:r>
        <w:rPr>
          <w:rFonts w:ascii="Arial" w:eastAsia="Arial" w:hAnsi="Arial" w:cs="Arial"/>
          <w:sz w:val="24"/>
          <w:szCs w:val="24"/>
          <w:rtl/>
        </w:rPr>
        <w:t xml:space="preserve">המשתמשים מקבלים </w:t>
      </w:r>
      <w:r>
        <w:rPr>
          <w:rFonts w:ascii="Arial" w:eastAsia="Arial" w:hAnsi="Arial" w:cs="Arial"/>
          <w:b/>
          <w:bCs/>
          <w:sz w:val="24"/>
          <w:szCs w:val="24"/>
          <w:rtl/>
        </w:rPr>
        <w:t>משימות יומיות</w:t>
      </w:r>
      <w:r>
        <w:rPr>
          <w:rFonts w:ascii="Arial" w:eastAsia="Arial" w:hAnsi="Arial" w:cs="Arial"/>
          <w:sz w:val="24"/>
          <w:szCs w:val="24"/>
        </w:rPr>
        <w:t xml:space="preserve"> </w:t>
      </w:r>
      <w:r>
        <w:rPr>
          <w:rFonts w:ascii="Arial" w:eastAsia="Arial" w:hAnsi="Arial" w:cs="Arial"/>
          <w:sz w:val="24"/>
          <w:szCs w:val="24"/>
          <w:rtl/>
        </w:rPr>
        <w:t>לניטור ושיפור בריאות הצמחים</w:t>
      </w:r>
    </w:p>
    <w:p w14:paraId="3B00FEC5" w14:textId="77777777" w:rsidR="00095164" w:rsidRDefault="00000000">
      <w:pPr>
        <w:numPr>
          <w:ilvl w:val="0"/>
          <w:numId w:val="3"/>
        </w:numPr>
        <w:spacing w:after="0"/>
        <w:rPr>
          <w:rFonts w:ascii="Arial" w:eastAsia="Arial" w:hAnsi="Arial" w:cs="Arial"/>
          <w:sz w:val="24"/>
          <w:szCs w:val="24"/>
        </w:rPr>
      </w:pPr>
      <w:r>
        <w:rPr>
          <w:rFonts w:ascii="Arial" w:eastAsia="Arial" w:hAnsi="Arial" w:cs="Arial"/>
          <w:b/>
          <w:bCs/>
          <w:sz w:val="24"/>
          <w:szCs w:val="24"/>
          <w:rtl/>
        </w:rPr>
        <w:t>תגמול בנקודות</w:t>
      </w:r>
      <w:r>
        <w:rPr>
          <w:rFonts w:ascii="Arial" w:eastAsia="Arial" w:hAnsi="Arial" w:cs="Arial"/>
          <w:sz w:val="24"/>
          <w:szCs w:val="24"/>
          <w:rtl/>
        </w:rPr>
        <w:t xml:space="preserve"> על ביצוע סריקות קבועות, זיהוי בעיות מוקדם, והפעלת פעולות מניעה</w:t>
      </w:r>
    </w:p>
    <w:p w14:paraId="303A9D8A" w14:textId="77777777" w:rsidR="00095164" w:rsidRDefault="00000000">
      <w:pPr>
        <w:numPr>
          <w:ilvl w:val="0"/>
          <w:numId w:val="3"/>
        </w:numPr>
        <w:spacing w:after="0"/>
        <w:rPr>
          <w:rFonts w:ascii="Arial" w:eastAsia="Arial" w:hAnsi="Arial" w:cs="Arial"/>
          <w:sz w:val="24"/>
          <w:szCs w:val="24"/>
        </w:rPr>
      </w:pPr>
      <w:r>
        <w:rPr>
          <w:rFonts w:ascii="Arial" w:eastAsia="Arial" w:hAnsi="Arial" w:cs="Arial"/>
          <w:b/>
          <w:bCs/>
          <w:sz w:val="24"/>
          <w:szCs w:val="24"/>
          <w:rtl/>
        </w:rPr>
        <w:t>השוואה עם משתמשים אחרים</w:t>
      </w:r>
      <w:r>
        <w:rPr>
          <w:rFonts w:ascii="Arial" w:eastAsia="Arial" w:hAnsi="Arial" w:cs="Arial"/>
          <w:sz w:val="24"/>
          <w:szCs w:val="24"/>
          <w:rtl/>
        </w:rPr>
        <w:t xml:space="preserve"> - לוח מובילים של הגינות/חוות הבריאות ביותר</w:t>
      </w:r>
    </w:p>
    <w:p w14:paraId="53BA8608" w14:textId="77777777" w:rsidR="00095164" w:rsidRDefault="00000000">
      <w:pPr>
        <w:numPr>
          <w:ilvl w:val="0"/>
          <w:numId w:val="3"/>
        </w:numPr>
        <w:spacing w:after="240"/>
        <w:rPr>
          <w:rFonts w:ascii="Arial" w:eastAsia="Arial" w:hAnsi="Arial" w:cs="Arial"/>
          <w:sz w:val="24"/>
          <w:szCs w:val="24"/>
        </w:rPr>
      </w:pPr>
      <w:r>
        <w:rPr>
          <w:rFonts w:ascii="Arial" w:eastAsia="Arial" w:hAnsi="Arial" w:cs="Arial"/>
          <w:b/>
          <w:bCs/>
          <w:sz w:val="24"/>
          <w:szCs w:val="24"/>
          <w:rtl/>
        </w:rPr>
        <w:t>אתגרים שבועיים</w:t>
      </w:r>
      <w:r>
        <w:rPr>
          <w:rFonts w:ascii="Arial" w:eastAsia="Arial" w:hAnsi="Arial" w:cs="Arial"/>
          <w:sz w:val="24"/>
          <w:szCs w:val="24"/>
          <w:rtl/>
        </w:rPr>
        <w:t xml:space="preserve"> - למשל "שפר את רמת הלחות ב-10%" או "זהה 5 בעיות מוקדם לפני שהן מחמירות"</w:t>
      </w:r>
    </w:p>
    <w:p w14:paraId="35B4C503" w14:textId="77777777" w:rsidR="00095164" w:rsidRDefault="00000000">
      <w:pPr>
        <w:spacing w:before="240" w:after="240"/>
        <w:rPr>
          <w:rFonts w:ascii="Arial" w:eastAsia="Arial" w:hAnsi="Arial" w:cs="Arial"/>
          <w:b/>
          <w:bCs/>
          <w:sz w:val="24"/>
          <w:szCs w:val="24"/>
        </w:rPr>
      </w:pPr>
      <w:r>
        <w:br w:type="page"/>
      </w:r>
    </w:p>
    <w:p w14:paraId="72F6D157" w14:textId="77777777" w:rsidR="00095164" w:rsidRDefault="00000000">
      <w:pPr>
        <w:spacing w:before="240" w:after="240"/>
        <w:rPr>
          <w:rFonts w:ascii="Arial" w:eastAsia="Arial" w:hAnsi="Arial" w:cs="Arial"/>
          <w:b/>
          <w:bCs/>
          <w:sz w:val="24"/>
          <w:szCs w:val="24"/>
        </w:rPr>
      </w:pPr>
      <w:r>
        <w:rPr>
          <w:rFonts w:ascii="Arial" w:eastAsia="Arial" w:hAnsi="Arial" w:cs="Arial"/>
          <w:b/>
          <w:bCs/>
          <w:sz w:val="24"/>
          <w:szCs w:val="24"/>
          <w:rtl/>
        </w:rPr>
        <w:lastRenderedPageBreak/>
        <w:t>בצעו תהליך של חשיבה עיצובית כפי שעשיתם בסדנה בהרצאה</w:t>
      </w:r>
      <w:r>
        <w:rPr>
          <w:rFonts w:ascii="Arial" w:eastAsia="Arial" w:hAnsi="Arial" w:cs="Arial"/>
          <w:b/>
          <w:bCs/>
          <w:sz w:val="24"/>
          <w:szCs w:val="24"/>
        </w:rPr>
        <w:t>:</w:t>
      </w:r>
    </w:p>
    <w:p w14:paraId="01C9DADD" w14:textId="77777777" w:rsidR="00095164" w:rsidRDefault="00000000">
      <w:pPr>
        <w:numPr>
          <w:ilvl w:val="0"/>
          <w:numId w:val="6"/>
        </w:numPr>
        <w:spacing w:after="0"/>
        <w:rPr>
          <w:sz w:val="24"/>
          <w:szCs w:val="24"/>
        </w:rPr>
      </w:pPr>
      <w:r>
        <w:rPr>
          <w:rFonts w:ascii="Arial" w:eastAsia="Arial" w:hAnsi="Arial" w:cs="Arial"/>
          <w:b/>
          <w:bCs/>
          <w:sz w:val="24"/>
          <w:szCs w:val="24"/>
          <w:rtl/>
        </w:rPr>
        <w:t xml:space="preserve">רשמו את שם האתר שלכם (יכול להיות קשור לשם הצוות), ופסקה קצרה של הסבר והקשר (קונטקסט): </w:t>
      </w:r>
    </w:p>
    <w:p w14:paraId="37DE0543" w14:textId="77777777" w:rsidR="00095164" w:rsidRDefault="00000000">
      <w:pPr>
        <w:spacing w:after="0"/>
        <w:ind w:left="720"/>
        <w:rPr>
          <w:rFonts w:ascii="Arial" w:eastAsia="Arial" w:hAnsi="Arial" w:cs="Arial"/>
          <w:color w:val="0000FF"/>
          <w:sz w:val="24"/>
          <w:szCs w:val="24"/>
        </w:rPr>
      </w:pPr>
      <w:r>
        <w:rPr>
          <w:rFonts w:ascii="Arial" w:eastAsia="Arial" w:hAnsi="Arial" w:cs="Arial"/>
          <w:b/>
          <w:bCs/>
          <w:color w:val="0000FF"/>
          <w:sz w:val="24"/>
          <w:szCs w:val="24"/>
          <w:rtl/>
        </w:rPr>
        <w:t>שם האתר:</w:t>
      </w:r>
      <w:r>
        <w:rPr>
          <w:rFonts w:ascii="Arial" w:eastAsia="Arial" w:hAnsi="Arial" w:cs="Arial"/>
          <w:color w:val="0000FF"/>
          <w:sz w:val="24"/>
          <w:szCs w:val="24"/>
        </w:rPr>
        <w:t xml:space="preserve"> PurrFarm </w:t>
      </w:r>
    </w:p>
    <w:p w14:paraId="5B7C9EED" w14:textId="77777777" w:rsidR="00095164" w:rsidRDefault="00000000">
      <w:pPr>
        <w:spacing w:after="0"/>
        <w:ind w:left="720"/>
        <w:rPr>
          <w:rFonts w:ascii="Arial" w:eastAsia="Arial" w:hAnsi="Arial" w:cs="Arial"/>
          <w:sz w:val="24"/>
          <w:szCs w:val="24"/>
        </w:rPr>
      </w:pPr>
      <w:r>
        <w:rPr>
          <w:rFonts w:ascii="Arial" w:eastAsia="Arial" w:hAnsi="Arial" w:cs="Arial"/>
          <w:b/>
          <w:bCs/>
          <w:color w:val="0000FF"/>
          <w:sz w:val="24"/>
          <w:szCs w:val="24"/>
          <w:rtl/>
        </w:rPr>
        <w:t xml:space="preserve">תיאור קצר: </w:t>
      </w:r>
      <w:r>
        <w:rPr>
          <w:rFonts w:ascii="Arial" w:eastAsia="Arial" w:hAnsi="Arial" w:cs="Arial"/>
          <w:color w:val="0000FF"/>
          <w:sz w:val="24"/>
          <w:szCs w:val="24"/>
          <w:rtl/>
        </w:rPr>
        <w:t xml:space="preserve">אפליקציית דשבורד מבוססת ענן לניטור צמחים בחקלאות מדייקת. האפליקציה אוספת נתוני </w:t>
      </w:r>
      <w:r>
        <w:rPr>
          <w:rFonts w:ascii="Arial" w:eastAsia="Arial" w:hAnsi="Arial" w:cs="Arial"/>
          <w:color w:val="0000FF"/>
          <w:sz w:val="24"/>
          <w:szCs w:val="24"/>
        </w:rPr>
        <w:t>IoT</w:t>
      </w:r>
      <w:r>
        <w:rPr>
          <w:rFonts w:ascii="Arial" w:eastAsia="Arial" w:hAnsi="Arial" w:cs="Arial"/>
          <w:color w:val="0000FF"/>
          <w:sz w:val="24"/>
          <w:szCs w:val="24"/>
          <w:rtl/>
        </w:rPr>
        <w:t xml:space="preserve"> מחיישנים בשטח (טמפרטורה, לחות, לחות קרקע ועוצמת אור) ומשלבת העלאת תמונות וניתוח </w:t>
      </w:r>
      <w:r>
        <w:rPr>
          <w:rFonts w:ascii="Arial" w:eastAsia="Arial" w:hAnsi="Arial" w:cs="Arial"/>
          <w:color w:val="0000FF"/>
          <w:sz w:val="24"/>
          <w:szCs w:val="24"/>
        </w:rPr>
        <w:t>AI</w:t>
      </w:r>
      <w:r>
        <w:rPr>
          <w:rFonts w:ascii="Arial" w:eastAsia="Arial" w:hAnsi="Arial" w:cs="Arial"/>
          <w:color w:val="0000FF"/>
          <w:sz w:val="24"/>
          <w:szCs w:val="24"/>
          <w:rtl/>
        </w:rPr>
        <w:t xml:space="preserve"> לזיהוי מחלות, מזיקים ולחץ מים, לצד מתן המלצות טיפול מותאמות</w:t>
      </w:r>
      <w:r>
        <w:rPr>
          <w:rFonts w:ascii="Arial" w:eastAsia="Arial" w:hAnsi="Arial" w:cs="Arial"/>
          <w:sz w:val="24"/>
          <w:szCs w:val="24"/>
        </w:rPr>
        <w:t>.</w:t>
      </w:r>
    </w:p>
    <w:p w14:paraId="56E9D4CB" w14:textId="77777777" w:rsidR="00095164" w:rsidRDefault="00000000">
      <w:pPr>
        <w:numPr>
          <w:ilvl w:val="1"/>
          <w:numId w:val="6"/>
        </w:numPr>
        <w:spacing w:after="0"/>
        <w:rPr>
          <w:rFonts w:ascii="Arial" w:eastAsia="Arial" w:hAnsi="Arial" w:cs="Arial"/>
          <w:b/>
          <w:bCs/>
          <w:sz w:val="24"/>
          <w:szCs w:val="24"/>
        </w:rPr>
      </w:pPr>
      <w:r>
        <w:rPr>
          <w:rFonts w:ascii="Arial" w:eastAsia="Arial" w:hAnsi="Arial" w:cs="Arial"/>
          <w:b/>
          <w:bCs/>
          <w:sz w:val="24"/>
          <w:szCs w:val="24"/>
          <w:rtl/>
        </w:rPr>
        <w:t xml:space="preserve">את הבעיה שהאפליקציה פותרת: </w:t>
      </w:r>
    </w:p>
    <w:p w14:paraId="639562C2" w14:textId="77777777" w:rsidR="00095164" w:rsidRDefault="00000000">
      <w:pPr>
        <w:spacing w:after="0"/>
        <w:ind w:left="1440"/>
        <w:rPr>
          <w:rFonts w:ascii="Arial" w:eastAsia="Arial" w:hAnsi="Arial" w:cs="Arial"/>
          <w:color w:val="0000FF"/>
          <w:sz w:val="24"/>
          <w:szCs w:val="24"/>
        </w:rPr>
      </w:pPr>
      <w:r>
        <w:rPr>
          <w:rFonts w:ascii="Arial" w:eastAsia="Arial" w:hAnsi="Arial" w:cs="Arial"/>
          <w:color w:val="0000FF"/>
          <w:sz w:val="24"/>
          <w:szCs w:val="24"/>
          <w:rtl/>
        </w:rPr>
        <w:t>מגדלי צמחים מתקשים לזהות בזמן אמת מחלות, מזיקים ותנאי סביבה בעייתיים, מה שמוביל לטיפול לא מדויק ונזק לצמח.</w:t>
      </w:r>
    </w:p>
    <w:p w14:paraId="74FAA5B5" w14:textId="77777777" w:rsidR="00095164" w:rsidRDefault="00000000">
      <w:pPr>
        <w:spacing w:after="0"/>
        <w:ind w:left="1440"/>
        <w:rPr>
          <w:rFonts w:ascii="Arial" w:eastAsia="Arial" w:hAnsi="Arial" w:cs="Arial"/>
          <w:b/>
          <w:bCs/>
          <w:color w:val="0000FF"/>
          <w:sz w:val="24"/>
          <w:szCs w:val="24"/>
        </w:rPr>
      </w:pPr>
      <w:r>
        <w:rPr>
          <w:rFonts w:ascii="Arial" w:eastAsia="Arial" w:hAnsi="Arial" w:cs="Arial"/>
          <w:color w:val="0000FF"/>
          <w:sz w:val="24"/>
          <w:szCs w:val="24"/>
        </w:rPr>
        <w:t>PurrFarm</w:t>
      </w:r>
      <w:r>
        <w:rPr>
          <w:rFonts w:ascii="Arial" w:eastAsia="Arial" w:hAnsi="Arial" w:cs="Arial"/>
          <w:color w:val="0000FF"/>
          <w:sz w:val="24"/>
          <w:szCs w:val="24"/>
          <w:rtl/>
        </w:rPr>
        <w:t xml:space="preserve"> מאפשרת ניטור וניתוח מיידי של מצב הצמח כדי למנוע בעיות מראש.</w:t>
      </w:r>
      <w:r>
        <w:rPr>
          <w:rFonts w:ascii="Arial" w:eastAsia="Arial" w:hAnsi="Arial" w:cs="Arial"/>
          <w:b/>
          <w:bCs/>
          <w:color w:val="0000FF"/>
          <w:sz w:val="24"/>
          <w:szCs w:val="24"/>
        </w:rPr>
        <w:t xml:space="preserve"> </w:t>
      </w:r>
    </w:p>
    <w:p w14:paraId="4EB40CE9" w14:textId="77777777" w:rsidR="00095164" w:rsidRDefault="00000000">
      <w:pPr>
        <w:numPr>
          <w:ilvl w:val="1"/>
          <w:numId w:val="6"/>
        </w:numPr>
        <w:spacing w:after="0"/>
        <w:rPr>
          <w:rFonts w:ascii="Arial" w:eastAsia="Arial" w:hAnsi="Arial" w:cs="Arial"/>
          <w:b/>
          <w:bCs/>
          <w:sz w:val="24"/>
          <w:szCs w:val="24"/>
        </w:rPr>
      </w:pPr>
      <w:r>
        <w:rPr>
          <w:rFonts w:ascii="Arial" w:eastAsia="Arial" w:hAnsi="Arial" w:cs="Arial"/>
          <w:b/>
          <w:bCs/>
          <w:sz w:val="24"/>
          <w:szCs w:val="24"/>
          <w:rtl/>
        </w:rPr>
        <w:t>למי היא מיועדת</w:t>
      </w:r>
    </w:p>
    <w:p w14:paraId="6C601FBB" w14:textId="77777777" w:rsidR="00095164" w:rsidRDefault="00000000">
      <w:pPr>
        <w:spacing w:after="0"/>
        <w:ind w:left="1440"/>
        <w:rPr>
          <w:rFonts w:ascii="Arial" w:eastAsia="Arial" w:hAnsi="Arial" w:cs="Arial"/>
          <w:color w:val="0000FF"/>
          <w:sz w:val="24"/>
          <w:szCs w:val="24"/>
        </w:rPr>
      </w:pPr>
      <w:r>
        <w:rPr>
          <w:rFonts w:ascii="Arial" w:eastAsia="Arial" w:hAnsi="Arial" w:cs="Arial"/>
          <w:color w:val="0000FF"/>
          <w:sz w:val="24"/>
          <w:szCs w:val="24"/>
          <w:rtl/>
        </w:rPr>
        <w:t>מיועדת למגדלי צמחים וחקלאים פרטיים או מקצועיים המשתמשים במערכות חקלאות מדייקת ורוצים לנטר את הצמחים שלהם בקלות, בזמן אמת ובצורה מבוססת נתונים.</w:t>
      </w:r>
    </w:p>
    <w:p w14:paraId="3EAE4803" w14:textId="77777777" w:rsidR="00095164" w:rsidRDefault="00000000">
      <w:pPr>
        <w:numPr>
          <w:ilvl w:val="1"/>
          <w:numId w:val="6"/>
        </w:numPr>
        <w:spacing w:after="0"/>
        <w:rPr>
          <w:rFonts w:ascii="Arial" w:eastAsia="Arial" w:hAnsi="Arial" w:cs="Arial"/>
          <w:b/>
          <w:bCs/>
          <w:sz w:val="24"/>
          <w:szCs w:val="24"/>
        </w:rPr>
      </w:pPr>
      <w:r>
        <w:rPr>
          <w:rFonts w:ascii="Arial" w:eastAsia="Arial" w:hAnsi="Arial" w:cs="Arial"/>
          <w:b/>
          <w:bCs/>
          <w:sz w:val="24"/>
          <w:szCs w:val="24"/>
          <w:rtl/>
        </w:rPr>
        <w:t>מה היא מאפשרת לעשות</w:t>
      </w:r>
    </w:p>
    <w:p w14:paraId="3F0D7754" w14:textId="77777777" w:rsidR="00095164" w:rsidRDefault="00000000">
      <w:pPr>
        <w:spacing w:after="0"/>
        <w:ind w:left="1440"/>
        <w:rPr>
          <w:rFonts w:ascii="Arial" w:eastAsia="Arial" w:hAnsi="Arial" w:cs="Arial"/>
          <w:color w:val="0000FF"/>
          <w:sz w:val="24"/>
          <w:szCs w:val="24"/>
        </w:rPr>
      </w:pPr>
      <w:r>
        <w:rPr>
          <w:rFonts w:ascii="Arial" w:eastAsia="Arial" w:hAnsi="Arial" w:cs="Arial"/>
          <w:color w:val="0000FF"/>
          <w:sz w:val="24"/>
          <w:szCs w:val="24"/>
          <w:rtl/>
        </w:rPr>
        <w:t xml:space="preserve">מאפשרת לנטר את מצב הצמחים בזמן אמת, לקבל נתונים מחיישני </w:t>
      </w:r>
      <w:r>
        <w:rPr>
          <w:rFonts w:ascii="Arial" w:eastAsia="Arial" w:hAnsi="Arial" w:cs="Arial"/>
          <w:color w:val="0000FF"/>
          <w:sz w:val="24"/>
          <w:szCs w:val="24"/>
        </w:rPr>
        <w:t>IoT</w:t>
      </w:r>
      <w:r>
        <w:rPr>
          <w:rFonts w:ascii="Arial" w:eastAsia="Arial" w:hAnsi="Arial" w:cs="Arial"/>
          <w:color w:val="0000FF"/>
          <w:sz w:val="24"/>
          <w:szCs w:val="24"/>
          <w:rtl/>
        </w:rPr>
        <w:t xml:space="preserve">, להעלות תמונות לניתוח </w:t>
      </w:r>
      <w:r>
        <w:rPr>
          <w:rFonts w:ascii="Arial" w:eastAsia="Arial" w:hAnsi="Arial" w:cs="Arial"/>
          <w:color w:val="0000FF"/>
          <w:sz w:val="24"/>
          <w:szCs w:val="24"/>
        </w:rPr>
        <w:t>AI</w:t>
      </w:r>
      <w:r>
        <w:rPr>
          <w:rFonts w:ascii="Arial" w:eastAsia="Arial" w:hAnsi="Arial" w:cs="Arial"/>
          <w:color w:val="0000FF"/>
          <w:sz w:val="24"/>
          <w:szCs w:val="24"/>
          <w:rtl/>
        </w:rPr>
        <w:t xml:space="preserve"> לזיהוי מחלות ומזיקים, ולקבל המלצות טיפול והשקיה מדויקות. </w:t>
      </w:r>
    </w:p>
    <w:p w14:paraId="02A79C00" w14:textId="77777777" w:rsidR="00095164" w:rsidRDefault="00000000">
      <w:pPr>
        <w:numPr>
          <w:ilvl w:val="1"/>
          <w:numId w:val="6"/>
        </w:numPr>
        <w:spacing w:after="0"/>
        <w:rPr>
          <w:rFonts w:ascii="Arial" w:eastAsia="Arial" w:hAnsi="Arial" w:cs="Arial"/>
          <w:b/>
          <w:bCs/>
          <w:sz w:val="24"/>
          <w:szCs w:val="24"/>
        </w:rPr>
      </w:pPr>
      <w:r>
        <w:rPr>
          <w:rFonts w:ascii="Arial" w:eastAsia="Arial" w:hAnsi="Arial" w:cs="Arial"/>
          <w:b/>
          <w:bCs/>
          <w:sz w:val="24"/>
          <w:szCs w:val="24"/>
          <w:rtl/>
        </w:rPr>
        <w:t>איך הענן תומך בפתרון</w:t>
      </w:r>
    </w:p>
    <w:p w14:paraId="73184E3D" w14:textId="77777777" w:rsidR="00095164" w:rsidRDefault="00000000">
      <w:pPr>
        <w:spacing w:after="0"/>
        <w:ind w:left="1440"/>
        <w:rPr>
          <w:rFonts w:ascii="Arial" w:eastAsia="Arial" w:hAnsi="Arial" w:cs="Arial"/>
          <w:color w:val="0000FF"/>
          <w:sz w:val="24"/>
          <w:szCs w:val="24"/>
        </w:rPr>
      </w:pPr>
      <w:r>
        <w:rPr>
          <w:rFonts w:ascii="Arial" w:eastAsia="Arial" w:hAnsi="Arial" w:cs="Arial"/>
          <w:color w:val="0000FF"/>
          <w:sz w:val="24"/>
          <w:szCs w:val="24"/>
          <w:rtl/>
        </w:rPr>
        <w:t>הענן מאפשר לאפליקציה לעבד ולאחסן את כל נתוני החיישנים וה־</w:t>
      </w:r>
      <w:r>
        <w:rPr>
          <w:rFonts w:ascii="Arial" w:eastAsia="Arial" w:hAnsi="Arial" w:cs="Arial"/>
          <w:color w:val="0000FF"/>
          <w:sz w:val="24"/>
          <w:szCs w:val="24"/>
        </w:rPr>
        <w:t>AI</w:t>
      </w:r>
      <w:r>
        <w:rPr>
          <w:rFonts w:ascii="Arial" w:eastAsia="Arial" w:hAnsi="Arial" w:cs="Arial"/>
          <w:color w:val="0000FF"/>
          <w:sz w:val="24"/>
          <w:szCs w:val="24"/>
          <w:rtl/>
        </w:rPr>
        <w:t xml:space="preserve"> מרחוק, בזמן אמת, ומאפשר גישה מכל מקום בלי צורך בחומרה מקומית.</w:t>
      </w:r>
      <w:r>
        <w:br w:type="page"/>
      </w:r>
    </w:p>
    <w:p w14:paraId="067E7ABE" w14:textId="77777777" w:rsidR="00095164" w:rsidRDefault="00095164">
      <w:pPr>
        <w:spacing w:after="0"/>
        <w:ind w:left="1440"/>
        <w:rPr>
          <w:rFonts w:ascii="Arial" w:eastAsia="Arial" w:hAnsi="Arial" w:cs="Arial"/>
          <w:color w:val="0000FF"/>
          <w:sz w:val="24"/>
          <w:szCs w:val="24"/>
        </w:rPr>
      </w:pPr>
    </w:p>
    <w:p w14:paraId="3D3789E4" w14:textId="77777777" w:rsidR="00095164" w:rsidRDefault="00000000">
      <w:pPr>
        <w:numPr>
          <w:ilvl w:val="0"/>
          <w:numId w:val="6"/>
        </w:numPr>
        <w:spacing w:after="0"/>
        <w:rPr>
          <w:sz w:val="24"/>
          <w:szCs w:val="24"/>
        </w:rPr>
      </w:pPr>
      <w:r>
        <w:rPr>
          <w:rFonts w:ascii="Arial" w:eastAsia="Arial" w:hAnsi="Arial" w:cs="Arial"/>
          <w:b/>
          <w:bCs/>
          <w:sz w:val="24"/>
          <w:szCs w:val="24"/>
          <w:rtl/>
        </w:rPr>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p>
    <w:tbl>
      <w:tblPr>
        <w:tblStyle w:val="a6"/>
        <w:bidiVisual/>
        <w:tblW w:w="9525" w:type="dxa"/>
        <w:tblInd w:w="-295" w:type="dxa"/>
        <w:tblBorders>
          <w:top w:val="nil"/>
          <w:left w:val="nil"/>
          <w:bottom w:val="nil"/>
          <w:right w:val="nil"/>
          <w:insideH w:val="nil"/>
          <w:insideV w:val="nil"/>
        </w:tblBorders>
        <w:tblLayout w:type="fixed"/>
        <w:tblLook w:val="0600" w:firstRow="0" w:lastRow="0" w:firstColumn="0" w:lastColumn="0" w:noHBand="1" w:noVBand="1"/>
      </w:tblPr>
      <w:tblGrid>
        <w:gridCol w:w="3724"/>
        <w:gridCol w:w="2908"/>
        <w:gridCol w:w="2893"/>
      </w:tblGrid>
      <w:tr w:rsidR="00095164" w14:paraId="5755E6BD" w14:textId="77777777">
        <w:trPr>
          <w:trHeight w:val="6695"/>
        </w:trPr>
        <w:tc>
          <w:tcPr>
            <w:tcW w:w="3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1B284" w14:textId="77777777" w:rsidR="00095164" w:rsidRDefault="00000000">
            <w:pPr>
              <w:spacing w:before="240"/>
              <w:rPr>
                <w:b/>
                <w:bCs/>
                <w:color w:val="0000FF"/>
                <w:sz w:val="24"/>
                <w:szCs w:val="24"/>
                <w:u w:val="single"/>
              </w:rPr>
            </w:pPr>
            <w:r>
              <w:rPr>
                <w:b/>
                <w:bCs/>
                <w:color w:val="0000FF"/>
                <w:sz w:val="24"/>
                <w:szCs w:val="24"/>
                <w:u w:val="single"/>
                <w:rtl/>
              </w:rPr>
              <w:t>פרסונה</w:t>
            </w:r>
          </w:p>
          <w:p w14:paraId="3A1A3EC1" w14:textId="77777777" w:rsidR="00095164" w:rsidRDefault="00000000">
            <w:pPr>
              <w:spacing w:before="240"/>
              <w:rPr>
                <w:color w:val="0000FF"/>
                <w:sz w:val="24"/>
                <w:szCs w:val="24"/>
                <w:u w:val="single"/>
              </w:rPr>
            </w:pPr>
            <w:r>
              <w:rPr>
                <w:color w:val="0000FF"/>
                <w:sz w:val="24"/>
                <w:szCs w:val="24"/>
                <w:u w:val="single"/>
                <w:rtl/>
              </w:rPr>
              <w:t>מאפיינים:</w:t>
            </w:r>
          </w:p>
          <w:p w14:paraId="1BE652EC" w14:textId="77777777" w:rsidR="00095164" w:rsidRDefault="00000000">
            <w:pPr>
              <w:spacing w:before="240"/>
              <w:rPr>
                <w:color w:val="0000FF"/>
                <w:sz w:val="24"/>
                <w:szCs w:val="24"/>
                <w:u w:val="single"/>
              </w:rPr>
            </w:pPr>
            <w:r>
              <w:rPr>
                <w:color w:val="0000FF"/>
                <w:rtl/>
              </w:rPr>
              <w:t>איש משפחה, אחראי, מסור לעבודה שלו</w:t>
            </w:r>
          </w:p>
          <w:p w14:paraId="6E07F548" w14:textId="77777777" w:rsidR="00095164" w:rsidRDefault="00000000">
            <w:pPr>
              <w:spacing w:before="240"/>
              <w:rPr>
                <w:b/>
                <w:bCs/>
                <w:color w:val="0000FF"/>
                <w:sz w:val="24"/>
                <w:szCs w:val="24"/>
              </w:rPr>
            </w:pPr>
            <w:r>
              <w:rPr>
                <w:b/>
                <w:bCs/>
                <w:color w:val="0000FF"/>
                <w:sz w:val="24"/>
                <w:szCs w:val="24"/>
                <w:u w:val="single"/>
                <w:rtl/>
              </w:rPr>
              <w:t>קורות חיים (בקצרה ובהקשר למקרה)</w:t>
            </w:r>
          </w:p>
          <w:p w14:paraId="4259CB49" w14:textId="77777777" w:rsidR="00095164" w:rsidRDefault="00000000">
            <w:pPr>
              <w:spacing w:before="240"/>
              <w:rPr>
                <w:color w:val="0000FF"/>
                <w:sz w:val="24"/>
                <w:szCs w:val="24"/>
              </w:rPr>
            </w:pPr>
            <w:r>
              <w:rPr>
                <w:color w:val="0000FF"/>
                <w:sz w:val="24"/>
                <w:szCs w:val="24"/>
                <w:rtl/>
              </w:rPr>
              <w:t>סאלח בן 65 מהכפר פקיעין גדל במשפחה חקלאית ומגיל צעיר ליווה את אביו בעבודות השדה, לאורך השנים צבר ניסיון רב בגידול מגוון רחב של צמחים.</w:t>
            </w:r>
          </w:p>
          <w:p w14:paraId="09D87A60" w14:textId="77777777" w:rsidR="00095164" w:rsidRDefault="00000000">
            <w:pPr>
              <w:spacing w:before="240"/>
              <w:rPr>
                <w:sz w:val="24"/>
                <w:szCs w:val="24"/>
              </w:rPr>
            </w:pPr>
            <w:r>
              <w:rPr>
                <w:color w:val="0000FF"/>
                <w:sz w:val="24"/>
                <w:szCs w:val="24"/>
                <w:rtl/>
              </w:rPr>
              <w:t xml:space="preserve">בביתו הוא מתחזק גינה פרטית ובה הוא מגדל צמחים לשימוש ביתי כמו זעתר, נענע בנוסף ברשותו </w:t>
            </w:r>
            <w:r>
              <w:rPr>
                <w:b/>
                <w:bCs/>
                <w:color w:val="0000FF"/>
                <w:sz w:val="24"/>
                <w:szCs w:val="24"/>
                <w:rtl/>
              </w:rPr>
              <w:t>שדה פתוח בפקיעין</w:t>
            </w:r>
            <w:r>
              <w:rPr>
                <w:color w:val="0000FF"/>
                <w:sz w:val="24"/>
                <w:szCs w:val="24"/>
                <w:rtl/>
              </w:rPr>
              <w:t xml:space="preserve"> שבו הוא מגדל זיתים.</w:t>
            </w:r>
          </w:p>
        </w:tc>
        <w:tc>
          <w:tcPr>
            <w:tcW w:w="2908"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50DB79F5" w14:textId="77777777" w:rsidR="00095164" w:rsidRDefault="00000000">
            <w:pPr>
              <w:spacing w:before="240"/>
              <w:rPr>
                <w:b/>
                <w:bCs/>
                <w:color w:val="0000FF"/>
                <w:sz w:val="24"/>
                <w:szCs w:val="24"/>
                <w:u w:val="single"/>
              </w:rPr>
            </w:pPr>
            <w:r>
              <w:rPr>
                <w:b/>
                <w:bCs/>
                <w:color w:val="0000FF"/>
                <w:sz w:val="24"/>
                <w:szCs w:val="24"/>
                <w:u w:val="single"/>
                <w:rtl/>
              </w:rPr>
              <w:t>פרטים אישיים:</w:t>
            </w:r>
          </w:p>
          <w:p w14:paraId="0EE297FB" w14:textId="77777777" w:rsidR="00095164" w:rsidRDefault="00000000">
            <w:pPr>
              <w:spacing w:before="240"/>
              <w:rPr>
                <w:color w:val="0000FF"/>
                <w:sz w:val="24"/>
                <w:szCs w:val="24"/>
              </w:rPr>
            </w:pPr>
            <w:r>
              <w:rPr>
                <w:color w:val="0000FF"/>
                <w:sz w:val="24"/>
                <w:szCs w:val="24"/>
                <w:rtl/>
              </w:rPr>
              <w:t>שם: סאלח ח’יר  (אבו סברי)</w:t>
            </w:r>
          </w:p>
          <w:p w14:paraId="25ED21D8" w14:textId="77777777" w:rsidR="00095164" w:rsidRDefault="00000000">
            <w:pPr>
              <w:spacing w:before="240"/>
              <w:rPr>
                <w:color w:val="0000FF"/>
                <w:sz w:val="24"/>
                <w:szCs w:val="24"/>
              </w:rPr>
            </w:pPr>
            <w:r>
              <w:rPr>
                <w:color w:val="0000FF"/>
                <w:sz w:val="24"/>
                <w:szCs w:val="24"/>
                <w:rtl/>
              </w:rPr>
              <w:t>גיל: 65</w:t>
            </w:r>
          </w:p>
          <w:p w14:paraId="15383503" w14:textId="77777777" w:rsidR="00095164" w:rsidRDefault="00000000">
            <w:pPr>
              <w:spacing w:before="240"/>
              <w:rPr>
                <w:color w:val="0000FF"/>
                <w:sz w:val="24"/>
                <w:szCs w:val="24"/>
              </w:rPr>
            </w:pPr>
            <w:r>
              <w:rPr>
                <w:color w:val="0000FF"/>
                <w:sz w:val="24"/>
                <w:szCs w:val="24"/>
                <w:rtl/>
              </w:rPr>
              <w:t>מין: זכר</w:t>
            </w:r>
          </w:p>
          <w:p w14:paraId="285669E4" w14:textId="77777777" w:rsidR="00095164" w:rsidRDefault="00000000">
            <w:pPr>
              <w:spacing w:before="240"/>
              <w:rPr>
                <w:color w:val="0000FF"/>
                <w:sz w:val="24"/>
                <w:szCs w:val="24"/>
              </w:rPr>
            </w:pPr>
            <w:r>
              <w:rPr>
                <w:color w:val="0000FF"/>
                <w:sz w:val="24"/>
                <w:szCs w:val="24"/>
                <w:rtl/>
              </w:rPr>
              <w:t>מקום מגורים: פקיעין</w:t>
            </w:r>
          </w:p>
          <w:p w14:paraId="16291357" w14:textId="77777777" w:rsidR="00095164" w:rsidRDefault="00000000">
            <w:pPr>
              <w:spacing w:before="240"/>
              <w:rPr>
                <w:color w:val="0000FF"/>
                <w:sz w:val="24"/>
                <w:szCs w:val="24"/>
              </w:rPr>
            </w:pPr>
            <w:r>
              <w:rPr>
                <w:color w:val="0000FF"/>
                <w:sz w:val="24"/>
                <w:szCs w:val="24"/>
                <w:rtl/>
              </w:rPr>
              <w:t>השכלה: תיכונית</w:t>
            </w:r>
          </w:p>
          <w:p w14:paraId="40D7BD55" w14:textId="77777777" w:rsidR="00095164" w:rsidRDefault="00000000">
            <w:pPr>
              <w:spacing w:before="240"/>
              <w:rPr>
                <w:color w:val="0000FF"/>
                <w:sz w:val="24"/>
                <w:szCs w:val="24"/>
              </w:rPr>
            </w:pPr>
            <w:r>
              <w:rPr>
                <w:color w:val="0000FF"/>
                <w:sz w:val="24"/>
                <w:szCs w:val="24"/>
                <w:rtl/>
              </w:rPr>
              <w:t>מקום עבודה: בעל אספקה טכנית</w:t>
            </w:r>
          </w:p>
          <w:p w14:paraId="2F873FB8" w14:textId="77777777" w:rsidR="00095164" w:rsidRDefault="00000000">
            <w:pPr>
              <w:spacing w:before="240"/>
              <w:rPr>
                <w:sz w:val="24"/>
                <w:szCs w:val="24"/>
              </w:rPr>
            </w:pPr>
            <w:r>
              <w:rPr>
                <w:color w:val="0000FF"/>
                <w:sz w:val="24"/>
                <w:szCs w:val="24"/>
                <w:rtl/>
              </w:rPr>
              <w:t xml:space="preserve">מצב משפחתי: נשוי + 5 </w:t>
            </w:r>
          </w:p>
        </w:tc>
        <w:tc>
          <w:tcPr>
            <w:tcW w:w="2893"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72A44783" w14:textId="77777777" w:rsidR="00095164" w:rsidRDefault="00000000">
            <w:pPr>
              <w:spacing w:before="240"/>
              <w:rPr>
                <w:sz w:val="24"/>
                <w:szCs w:val="24"/>
                <w:u w:val="single"/>
              </w:rPr>
            </w:pPr>
            <w:r>
              <w:rPr>
                <w:sz w:val="24"/>
                <w:szCs w:val="24"/>
                <w:u w:val="single"/>
                <w:rtl/>
              </w:rPr>
              <w:t>תמונה:</w:t>
            </w:r>
          </w:p>
          <w:p w14:paraId="23586C58" w14:textId="77777777" w:rsidR="00095164" w:rsidRDefault="00095164">
            <w:pPr>
              <w:spacing w:before="240"/>
              <w:jc w:val="center"/>
              <w:rPr>
                <w:sz w:val="24"/>
                <w:szCs w:val="24"/>
              </w:rPr>
            </w:pPr>
          </w:p>
          <w:p w14:paraId="12413A46" w14:textId="77777777" w:rsidR="00095164" w:rsidRDefault="00000000">
            <w:pPr>
              <w:spacing w:before="240"/>
              <w:jc w:val="center"/>
              <w:rPr>
                <w:sz w:val="24"/>
                <w:szCs w:val="24"/>
              </w:rPr>
            </w:pPr>
            <w:r>
              <w:rPr>
                <w:noProof/>
                <w:sz w:val="24"/>
                <w:szCs w:val="24"/>
              </w:rPr>
              <w:drawing>
                <wp:inline distT="0" distB="0" distL="0" distR="0" wp14:anchorId="0F2FD959" wp14:editId="39B1D9A3">
                  <wp:extent cx="1685596" cy="2367845"/>
                  <wp:effectExtent l="0" t="0" r="0" b="0"/>
                  <wp:docPr id="103570406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1685596" cy="2367845"/>
                          </a:xfrm>
                          <a:prstGeom prst="rect">
                            <a:avLst/>
                          </a:prstGeom>
                          <a:ln/>
                        </pic:spPr>
                      </pic:pic>
                    </a:graphicData>
                  </a:graphic>
                </wp:inline>
              </w:drawing>
            </w:r>
          </w:p>
          <w:p w14:paraId="6B653BC9" w14:textId="77777777" w:rsidR="00095164" w:rsidRDefault="00095164">
            <w:pPr>
              <w:spacing w:before="240"/>
              <w:rPr>
                <w:sz w:val="24"/>
                <w:szCs w:val="24"/>
              </w:rPr>
            </w:pPr>
          </w:p>
          <w:p w14:paraId="25B37C3E" w14:textId="77777777" w:rsidR="00095164" w:rsidRDefault="00095164">
            <w:pPr>
              <w:spacing w:before="240"/>
              <w:jc w:val="center"/>
              <w:rPr>
                <w:sz w:val="24"/>
                <w:szCs w:val="24"/>
              </w:rPr>
            </w:pPr>
          </w:p>
          <w:p w14:paraId="71B2117D" w14:textId="77777777" w:rsidR="00095164" w:rsidRDefault="00095164">
            <w:pPr>
              <w:spacing w:before="240"/>
              <w:rPr>
                <w:sz w:val="24"/>
                <w:szCs w:val="24"/>
              </w:rPr>
            </w:pPr>
          </w:p>
        </w:tc>
      </w:tr>
    </w:tbl>
    <w:p w14:paraId="1581C418" w14:textId="77777777" w:rsidR="00095164" w:rsidRDefault="00095164">
      <w:pPr>
        <w:spacing w:after="0"/>
        <w:ind w:left="720"/>
        <w:rPr>
          <w:rFonts w:ascii="Arial" w:eastAsia="Arial" w:hAnsi="Arial" w:cs="Arial"/>
          <w:sz w:val="24"/>
          <w:szCs w:val="24"/>
        </w:rPr>
      </w:pPr>
    </w:p>
    <w:p w14:paraId="2E4C819F" w14:textId="77777777" w:rsidR="00095164" w:rsidRDefault="00000000">
      <w:pPr>
        <w:spacing w:after="0"/>
        <w:ind w:left="720"/>
        <w:rPr>
          <w:rFonts w:ascii="Arial" w:eastAsia="Arial" w:hAnsi="Arial" w:cs="Arial"/>
          <w:b/>
          <w:bCs/>
          <w:color w:val="0000FF"/>
          <w:sz w:val="24"/>
          <w:szCs w:val="24"/>
        </w:rPr>
      </w:pPr>
      <w:r>
        <w:rPr>
          <w:rFonts w:ascii="Arial" w:eastAsia="Arial" w:hAnsi="Arial" w:cs="Arial"/>
          <w:b/>
          <w:bCs/>
          <w:color w:val="0000FF"/>
          <w:sz w:val="24"/>
          <w:szCs w:val="24"/>
          <w:rtl/>
        </w:rPr>
        <w:t>האתגרים:</w:t>
      </w:r>
    </w:p>
    <w:p w14:paraId="48156D61"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הוא מתקשה לעקוב באופן רציף אחרי מצב הצמחים ובמיוחד כשיש שינויי מזג אוויר חדים או כשהוא עסוק ולא נמצא בשטח, קשה לו לדעת בזמן אמת מתי יש חוסר מים, מחלה.</w:t>
      </w:r>
    </w:p>
    <w:p w14:paraId="7911FA0D" w14:textId="77777777" w:rsidR="00095164" w:rsidRDefault="00095164">
      <w:pPr>
        <w:spacing w:after="0"/>
        <w:ind w:left="720"/>
        <w:rPr>
          <w:rFonts w:ascii="Arial" w:eastAsia="Arial" w:hAnsi="Arial" w:cs="Arial"/>
          <w:color w:val="0000FF"/>
          <w:sz w:val="24"/>
          <w:szCs w:val="24"/>
        </w:rPr>
      </w:pPr>
    </w:p>
    <w:p w14:paraId="41B2C06E" w14:textId="77777777" w:rsidR="00095164" w:rsidRDefault="00000000">
      <w:pPr>
        <w:spacing w:after="0"/>
        <w:ind w:left="720"/>
        <w:rPr>
          <w:rFonts w:ascii="Arial" w:eastAsia="Arial" w:hAnsi="Arial" w:cs="Arial"/>
          <w:b/>
          <w:bCs/>
          <w:color w:val="0000FF"/>
          <w:sz w:val="24"/>
          <w:szCs w:val="24"/>
        </w:rPr>
      </w:pPr>
      <w:r>
        <w:rPr>
          <w:rFonts w:ascii="Arial" w:eastAsia="Arial" w:hAnsi="Arial" w:cs="Arial"/>
          <w:b/>
          <w:bCs/>
          <w:color w:val="0000FF"/>
          <w:sz w:val="24"/>
          <w:szCs w:val="24"/>
          <w:rtl/>
        </w:rPr>
        <w:t>איך הוא מזהה בעיות כיום:</w:t>
      </w:r>
    </w:p>
    <w:p w14:paraId="018D119C"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הוא מסתמך בעיקר על ניסיון ארוך שנים הוא מסתכל על צבע העלים, נוגע בעלים לבדוק יובש ומחפש סימנים בולטים כמו נקודות על הצמח.</w:t>
      </w:r>
    </w:p>
    <w:p w14:paraId="1BE93264" w14:textId="77777777" w:rsidR="00095164" w:rsidRDefault="00095164">
      <w:pPr>
        <w:spacing w:after="0"/>
        <w:ind w:left="720"/>
        <w:rPr>
          <w:rFonts w:ascii="Arial" w:eastAsia="Arial" w:hAnsi="Arial" w:cs="Arial"/>
          <w:color w:val="0000FF"/>
          <w:sz w:val="24"/>
          <w:szCs w:val="24"/>
        </w:rPr>
      </w:pPr>
    </w:p>
    <w:p w14:paraId="5C3ED9F4" w14:textId="77777777" w:rsidR="00095164" w:rsidRDefault="00000000">
      <w:pPr>
        <w:spacing w:after="0"/>
        <w:ind w:left="720"/>
        <w:rPr>
          <w:rFonts w:ascii="Arial" w:eastAsia="Arial" w:hAnsi="Arial" w:cs="Arial"/>
          <w:b/>
          <w:bCs/>
          <w:color w:val="0000FF"/>
          <w:sz w:val="24"/>
          <w:szCs w:val="24"/>
        </w:rPr>
      </w:pPr>
      <w:r>
        <w:rPr>
          <w:rFonts w:ascii="Arial" w:eastAsia="Arial" w:hAnsi="Arial" w:cs="Arial"/>
          <w:b/>
          <w:bCs/>
          <w:color w:val="0000FF"/>
          <w:sz w:val="24"/>
          <w:szCs w:val="24"/>
          <w:rtl/>
        </w:rPr>
        <w:t>החסרונות בשיטות הנוכחיות:</w:t>
      </w:r>
    </w:p>
    <w:p w14:paraId="723C50BF"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השיטה מבוססת על תחושת בטן ותצפית ידנית בלבד ולכן לעיתים הוא מגלה בעיות מאוחר מדי ואין לו נתונים מדויקים והוא תלוי בשגרה היומית שלו מה שיכול לגרום לנזק לפני שהוא מספיק לזהות.</w:t>
      </w:r>
    </w:p>
    <w:p w14:paraId="0EF2B583" w14:textId="77777777" w:rsidR="00095164" w:rsidRDefault="00000000">
      <w:pPr>
        <w:spacing w:after="0"/>
        <w:ind w:left="720"/>
        <w:rPr>
          <w:rFonts w:ascii="Arial" w:eastAsia="Arial" w:hAnsi="Arial" w:cs="Arial"/>
          <w:sz w:val="24"/>
          <w:szCs w:val="24"/>
        </w:rPr>
      </w:pPr>
      <w:r>
        <w:br w:type="page"/>
      </w:r>
    </w:p>
    <w:p w14:paraId="102A1B77" w14:textId="77777777" w:rsidR="00095164" w:rsidRDefault="00095164">
      <w:pPr>
        <w:spacing w:after="0"/>
        <w:ind w:left="720"/>
        <w:rPr>
          <w:rFonts w:ascii="Arial" w:eastAsia="Arial" w:hAnsi="Arial" w:cs="Arial"/>
          <w:sz w:val="24"/>
          <w:szCs w:val="24"/>
        </w:rPr>
      </w:pPr>
    </w:p>
    <w:p w14:paraId="3A6C5289" w14:textId="77777777" w:rsidR="00095164" w:rsidRDefault="00095164">
      <w:pPr>
        <w:spacing w:after="0"/>
        <w:ind w:left="720"/>
        <w:rPr>
          <w:rFonts w:ascii="Arial" w:eastAsia="Arial" w:hAnsi="Arial" w:cs="Arial"/>
          <w:sz w:val="24"/>
          <w:szCs w:val="24"/>
        </w:rPr>
      </w:pPr>
    </w:p>
    <w:p w14:paraId="68A73559" w14:textId="77777777" w:rsidR="00095164" w:rsidRDefault="00000000">
      <w:pPr>
        <w:numPr>
          <w:ilvl w:val="0"/>
          <w:numId w:val="6"/>
        </w:numPr>
        <w:spacing w:after="0"/>
        <w:rPr>
          <w:sz w:val="24"/>
          <w:szCs w:val="24"/>
        </w:rPr>
      </w:pPr>
      <w:r>
        <w:rPr>
          <w:rFonts w:ascii="Arial" w:eastAsia="Arial" w:hAnsi="Arial" w:cs="Arial"/>
          <w:sz w:val="24"/>
          <w:szCs w:val="24"/>
        </w:rPr>
        <w:t xml:space="preserve"> </w:t>
      </w:r>
      <w:r>
        <w:rPr>
          <w:rFonts w:ascii="Arial" w:eastAsia="Arial" w:hAnsi="Arial" w:cs="Arial"/>
          <w:b/>
          <w:bCs/>
          <w:sz w:val="24"/>
          <w:szCs w:val="24"/>
          <w:rtl/>
        </w:rPr>
        <w:t xml:space="preserve">הגדירו את הפרסונה.ציירו </w:t>
      </w:r>
      <w:r>
        <w:rPr>
          <w:rFonts w:ascii="Arial" w:eastAsia="Arial" w:hAnsi="Arial" w:cs="Arial"/>
          <w:b/>
          <w:bCs/>
          <w:sz w:val="24"/>
          <w:szCs w:val="24"/>
        </w:rPr>
        <w:t>empathy map</w:t>
      </w:r>
      <w:r>
        <w:rPr>
          <w:rFonts w:ascii="Arial" w:eastAsia="Arial" w:hAnsi="Arial" w:cs="Arial"/>
          <w:b/>
          <w:bCs/>
          <w:sz w:val="24"/>
          <w:szCs w:val="24"/>
          <w:rtl/>
        </w:rPr>
        <w:t>.</w:t>
      </w:r>
    </w:p>
    <w:p w14:paraId="71B68087" w14:textId="77777777" w:rsidR="00095164" w:rsidRDefault="00095164">
      <w:pPr>
        <w:spacing w:before="240" w:after="0" w:line="276" w:lineRule="auto"/>
        <w:rPr>
          <w:rFonts w:ascii="Arial" w:eastAsia="Arial" w:hAnsi="Arial" w:cs="Arial"/>
          <w:sz w:val="24"/>
          <w:szCs w:val="24"/>
        </w:rPr>
      </w:pPr>
    </w:p>
    <w:tbl>
      <w:tblPr>
        <w:tblStyle w:val="a7"/>
        <w:bidiVisual/>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665"/>
      </w:tblGrid>
      <w:tr w:rsidR="00095164" w14:paraId="5CC7D5EC" w14:textId="77777777">
        <w:tc>
          <w:tcPr>
            <w:tcW w:w="4695" w:type="dxa"/>
          </w:tcPr>
          <w:p w14:paraId="016DBC26" w14:textId="77777777" w:rsidR="00095164" w:rsidRDefault="00000000">
            <w:pPr>
              <w:spacing w:before="240" w:after="0" w:line="276" w:lineRule="auto"/>
              <w:jc w:val="center"/>
              <w:rPr>
                <w:rFonts w:ascii="Arial" w:eastAsia="Arial" w:hAnsi="Arial" w:cs="Arial"/>
                <w:color w:val="0000FF"/>
                <w:sz w:val="24"/>
                <w:szCs w:val="24"/>
              </w:rPr>
            </w:pPr>
            <w:r>
              <w:rPr>
                <w:rFonts w:ascii="Arial" w:eastAsia="Arial" w:hAnsi="Arial" w:cs="Arial"/>
                <w:b/>
                <w:bCs/>
                <w:color w:val="0000FF"/>
                <w:sz w:val="24"/>
                <w:szCs w:val="24"/>
              </w:rPr>
              <w:t>FEELS</w:t>
            </w:r>
            <w:r>
              <w:rPr>
                <w:rFonts w:ascii="Arial" w:eastAsia="Arial" w:hAnsi="Arial" w:cs="Arial"/>
                <w:color w:val="0000FF"/>
                <w:sz w:val="24"/>
                <w:szCs w:val="24"/>
              </w:rPr>
              <w:t>:</w:t>
            </w:r>
          </w:p>
          <w:p w14:paraId="69D7B014" w14:textId="77777777" w:rsidR="00095164" w:rsidRDefault="00000000">
            <w:pPr>
              <w:spacing w:before="240" w:after="0" w:line="276" w:lineRule="auto"/>
              <w:jc w:val="center"/>
              <w:rPr>
                <w:rFonts w:ascii="Arial" w:eastAsia="Arial" w:hAnsi="Arial" w:cs="Arial"/>
                <w:color w:val="0000FF"/>
                <w:sz w:val="24"/>
                <w:szCs w:val="24"/>
              </w:rPr>
            </w:pPr>
            <w:r>
              <w:rPr>
                <w:rFonts w:ascii="Arial" w:eastAsia="Arial" w:hAnsi="Arial" w:cs="Arial"/>
                <w:color w:val="0000FF"/>
                <w:sz w:val="24"/>
                <w:szCs w:val="24"/>
                <w:rtl/>
              </w:rPr>
              <w:t>סאלח מרגיש אחריות גדולה לגינה שלו ולשדה הזיתים והוא מתוסכל מזה שאין לו דרך לדעת מה קורה בזמן אמת ולפעמים הוא מרגיש שהוא מפספס משהו ,יש לו תחושת ביטחון כשהוא רואה שהצמחים נראים טוב אבל גם דאגה כשהוא רחוק מהשדה.</w:t>
            </w:r>
          </w:p>
          <w:p w14:paraId="128AEAE7" w14:textId="77777777" w:rsidR="00095164" w:rsidRDefault="00095164">
            <w:pPr>
              <w:spacing w:before="240" w:after="0" w:line="276" w:lineRule="auto"/>
              <w:jc w:val="center"/>
              <w:rPr>
                <w:rFonts w:ascii="Arial" w:eastAsia="Arial" w:hAnsi="Arial" w:cs="Arial"/>
                <w:color w:val="0000FF"/>
                <w:sz w:val="24"/>
                <w:szCs w:val="24"/>
              </w:rPr>
            </w:pPr>
          </w:p>
        </w:tc>
        <w:tc>
          <w:tcPr>
            <w:tcW w:w="4665" w:type="dxa"/>
          </w:tcPr>
          <w:p w14:paraId="7662539E" w14:textId="77777777" w:rsidR="00095164" w:rsidRDefault="00000000">
            <w:pPr>
              <w:spacing w:before="240" w:after="0" w:line="276" w:lineRule="auto"/>
              <w:jc w:val="center"/>
              <w:rPr>
                <w:rFonts w:ascii="Arial" w:eastAsia="Arial" w:hAnsi="Arial" w:cs="Arial"/>
                <w:color w:val="0000FF"/>
              </w:rPr>
            </w:pPr>
            <w:r>
              <w:rPr>
                <w:rFonts w:ascii="Arial" w:eastAsia="Arial" w:hAnsi="Arial" w:cs="Arial"/>
                <w:b/>
                <w:bCs/>
                <w:color w:val="0000FF"/>
                <w:sz w:val="24"/>
                <w:szCs w:val="24"/>
              </w:rPr>
              <w:t>SAYS</w:t>
            </w:r>
            <w:r>
              <w:rPr>
                <w:rFonts w:ascii="Arial" w:eastAsia="Arial" w:hAnsi="Arial" w:cs="Arial"/>
                <w:color w:val="0000FF"/>
                <w:sz w:val="24"/>
                <w:szCs w:val="24"/>
              </w:rPr>
              <w:t>:</w:t>
            </w:r>
          </w:p>
          <w:p w14:paraId="352EBAFA" w14:textId="77777777" w:rsidR="00095164" w:rsidRDefault="00000000">
            <w:pPr>
              <w:spacing w:before="240" w:after="0" w:line="276" w:lineRule="auto"/>
              <w:jc w:val="center"/>
              <w:rPr>
                <w:rFonts w:ascii="Arial" w:eastAsia="Arial" w:hAnsi="Arial" w:cs="Arial"/>
                <w:color w:val="0000FF"/>
                <w:sz w:val="24"/>
                <w:szCs w:val="24"/>
              </w:rPr>
            </w:pPr>
            <w:r>
              <w:rPr>
                <w:rFonts w:ascii="Arial" w:eastAsia="Arial" w:hAnsi="Arial" w:cs="Arial"/>
                <w:color w:val="0000FF"/>
                <w:sz w:val="24"/>
                <w:szCs w:val="24"/>
                <w:rtl/>
              </w:rPr>
              <w:t>סאלח אומר שהדבר שהכי קשה לו הוא לדעת בזמן אם יש בעיה בצמח ובמיוחד כשיש שינויי מזג אוויר פתאומיים או כשהוא לא נמצא בשטח, הוא אומר שהוא מסתמך על הניסיון שלו ומסתכל על צבע העלים, נוגע בהם, מחפש נקודות או סימנים על הצמח והוא מציין שאי אפשר תמיד לסמוך על העין, ולעיתים הוא מגלה בעיות מאוחר מדי.</w:t>
            </w:r>
            <w:r>
              <w:rPr>
                <w:rFonts w:ascii="Arial" w:eastAsia="Arial" w:hAnsi="Arial" w:cs="Arial"/>
                <w:color w:val="0000FF"/>
                <w:sz w:val="24"/>
                <w:szCs w:val="24"/>
                <w:rtl/>
              </w:rPr>
              <w:br/>
            </w:r>
          </w:p>
        </w:tc>
      </w:tr>
      <w:tr w:rsidR="00095164" w14:paraId="47199A96" w14:textId="77777777">
        <w:trPr>
          <w:trHeight w:val="2735"/>
        </w:trPr>
        <w:tc>
          <w:tcPr>
            <w:tcW w:w="4695" w:type="dxa"/>
          </w:tcPr>
          <w:p w14:paraId="7966950C" w14:textId="77777777" w:rsidR="00095164" w:rsidRDefault="00000000">
            <w:pPr>
              <w:spacing w:before="240" w:after="0" w:line="276" w:lineRule="auto"/>
              <w:jc w:val="center"/>
              <w:rPr>
                <w:rFonts w:ascii="Arial" w:eastAsia="Arial" w:hAnsi="Arial" w:cs="Arial"/>
                <w:color w:val="0000FF"/>
                <w:sz w:val="24"/>
                <w:szCs w:val="24"/>
              </w:rPr>
            </w:pPr>
            <w:r>
              <w:rPr>
                <w:rFonts w:ascii="Arial" w:eastAsia="Arial" w:hAnsi="Arial" w:cs="Arial"/>
                <w:color w:val="0000FF"/>
                <w:sz w:val="24"/>
                <w:szCs w:val="24"/>
              </w:rPr>
              <w:t xml:space="preserve">: </w:t>
            </w:r>
            <w:r>
              <w:rPr>
                <w:rFonts w:ascii="Arial" w:eastAsia="Arial" w:hAnsi="Arial" w:cs="Arial"/>
                <w:b/>
                <w:bCs/>
                <w:color w:val="0000FF"/>
                <w:sz w:val="24"/>
                <w:szCs w:val="24"/>
              </w:rPr>
              <w:t>THINKS</w:t>
            </w:r>
            <w:r>
              <w:rPr>
                <w:rFonts w:ascii="Arial" w:eastAsia="Arial" w:hAnsi="Arial" w:cs="Arial"/>
                <w:color w:val="0000FF"/>
                <w:sz w:val="24"/>
                <w:szCs w:val="24"/>
              </w:rPr>
              <w:br/>
            </w:r>
          </w:p>
          <w:p w14:paraId="6F70F726" w14:textId="77777777" w:rsidR="00095164" w:rsidRDefault="00000000">
            <w:pPr>
              <w:spacing w:after="0" w:line="240" w:lineRule="auto"/>
              <w:jc w:val="center"/>
              <w:rPr>
                <w:rFonts w:ascii="Arial" w:eastAsia="Arial" w:hAnsi="Arial" w:cs="Arial"/>
                <w:color w:val="0000FF"/>
                <w:sz w:val="24"/>
                <w:szCs w:val="24"/>
              </w:rPr>
            </w:pPr>
            <w:r>
              <w:rPr>
                <w:rFonts w:ascii="Arial" w:eastAsia="Arial" w:hAnsi="Arial" w:cs="Arial"/>
                <w:color w:val="0000FF"/>
                <w:sz w:val="24"/>
                <w:szCs w:val="24"/>
                <w:rtl/>
              </w:rPr>
              <w:t>סאלח חושב שהניסיון שלו עוזר לו להבין הרבה אבל מבין שגם לניסיון יש גבול כשאין מידע מדויק והוא חושב שהבעיות בצמחים יכולות להופיע מהר, במיוחד חוסר מים או מחלות ולכן חשוב לזהות מוקדם.</w:t>
            </w:r>
          </w:p>
          <w:p w14:paraId="5BC66E81" w14:textId="77777777" w:rsidR="00095164" w:rsidRDefault="00000000">
            <w:pPr>
              <w:spacing w:after="0" w:line="240" w:lineRule="auto"/>
              <w:jc w:val="center"/>
              <w:rPr>
                <w:rFonts w:ascii="Arial" w:eastAsia="Arial" w:hAnsi="Arial" w:cs="Arial"/>
                <w:color w:val="0000FF"/>
                <w:sz w:val="24"/>
                <w:szCs w:val="24"/>
              </w:rPr>
            </w:pPr>
            <w:r>
              <w:rPr>
                <w:rFonts w:ascii="Arial" w:eastAsia="Arial" w:hAnsi="Arial" w:cs="Arial"/>
                <w:color w:val="0000FF"/>
                <w:sz w:val="24"/>
                <w:szCs w:val="24"/>
                <w:rtl/>
              </w:rPr>
              <w:t>הוא מאמין שמעקב רציף יכול לשפר מאוד את איכות הגידול ואת היבול.</w:t>
            </w:r>
            <w:r>
              <w:rPr>
                <w:rFonts w:ascii="Arial" w:eastAsia="Arial" w:hAnsi="Arial" w:cs="Arial"/>
                <w:color w:val="0000FF"/>
                <w:sz w:val="24"/>
                <w:szCs w:val="24"/>
                <w:rtl/>
              </w:rPr>
              <w:br/>
            </w:r>
          </w:p>
        </w:tc>
        <w:tc>
          <w:tcPr>
            <w:tcW w:w="4665" w:type="dxa"/>
          </w:tcPr>
          <w:p w14:paraId="668A34E3" w14:textId="77777777" w:rsidR="00095164" w:rsidRDefault="00000000">
            <w:pPr>
              <w:spacing w:before="240" w:after="0" w:line="276" w:lineRule="auto"/>
              <w:jc w:val="center"/>
              <w:rPr>
                <w:rFonts w:ascii="Arial" w:eastAsia="Arial" w:hAnsi="Arial" w:cs="Arial"/>
                <w:b/>
                <w:bCs/>
                <w:color w:val="0000FF"/>
                <w:sz w:val="24"/>
                <w:szCs w:val="24"/>
              </w:rPr>
            </w:pPr>
            <w:r>
              <w:rPr>
                <w:rFonts w:ascii="Arial" w:eastAsia="Arial" w:hAnsi="Arial" w:cs="Arial"/>
                <w:b/>
                <w:bCs/>
                <w:color w:val="0000FF"/>
                <w:sz w:val="24"/>
                <w:szCs w:val="24"/>
              </w:rPr>
              <w:t>DOES:</w:t>
            </w:r>
          </w:p>
          <w:p w14:paraId="5F1BC320" w14:textId="77777777" w:rsidR="00095164" w:rsidRDefault="00000000">
            <w:pPr>
              <w:spacing w:before="240" w:after="0" w:line="276" w:lineRule="auto"/>
              <w:jc w:val="center"/>
              <w:rPr>
                <w:rFonts w:ascii="Arial" w:eastAsia="Arial" w:hAnsi="Arial" w:cs="Arial"/>
                <w:color w:val="0000FF"/>
                <w:sz w:val="24"/>
                <w:szCs w:val="24"/>
              </w:rPr>
            </w:pPr>
            <w:r>
              <w:rPr>
                <w:rFonts w:ascii="Arial" w:eastAsia="Arial" w:hAnsi="Arial" w:cs="Arial"/>
                <w:color w:val="0000FF"/>
                <w:sz w:val="24"/>
                <w:szCs w:val="24"/>
                <w:rtl/>
              </w:rPr>
              <w:t>סאלח מטפל בצמחים יום יום הוא מסתכל על העלים והוא סורק את הצמחים לחפש נקודות או סימנים על הצמח  ובשדה הזיתים הוא עושה סיורים תקופתיים אבל לא תמיד מספיק להגיע כל יום, כשהוא מזהה בעיה הוא מטפל מיד אבל לפעמים כבר מאוחר מדי.</w:t>
            </w:r>
          </w:p>
        </w:tc>
      </w:tr>
    </w:tbl>
    <w:p w14:paraId="3C4C3EEA" w14:textId="77777777" w:rsidR="00095164" w:rsidRDefault="00000000">
      <w:pPr>
        <w:spacing w:before="240" w:after="0" w:line="276" w:lineRule="auto"/>
        <w:rPr>
          <w:rFonts w:ascii="Arial" w:eastAsia="Arial" w:hAnsi="Arial" w:cs="Arial"/>
          <w:sz w:val="24"/>
          <w:szCs w:val="24"/>
        </w:rPr>
      </w:pPr>
      <w:r>
        <w:br w:type="page"/>
      </w:r>
    </w:p>
    <w:p w14:paraId="5416695A" w14:textId="77777777" w:rsidR="00095164" w:rsidRDefault="00095164">
      <w:pPr>
        <w:spacing w:before="240" w:after="0" w:line="276" w:lineRule="auto"/>
        <w:rPr>
          <w:rFonts w:ascii="Arial" w:eastAsia="Arial" w:hAnsi="Arial" w:cs="Arial"/>
          <w:sz w:val="24"/>
          <w:szCs w:val="24"/>
        </w:rPr>
      </w:pPr>
    </w:p>
    <w:p w14:paraId="7AD4936F" w14:textId="77777777" w:rsidR="00095164" w:rsidRDefault="00095164">
      <w:pPr>
        <w:spacing w:after="0"/>
        <w:rPr>
          <w:rFonts w:ascii="Arial" w:eastAsia="Arial" w:hAnsi="Arial" w:cs="Arial"/>
          <w:sz w:val="24"/>
          <w:szCs w:val="24"/>
        </w:rPr>
      </w:pPr>
    </w:p>
    <w:p w14:paraId="4828FF30" w14:textId="77777777" w:rsidR="00095164" w:rsidRDefault="00000000">
      <w:pPr>
        <w:numPr>
          <w:ilvl w:val="0"/>
          <w:numId w:val="6"/>
        </w:numPr>
        <w:spacing w:after="0"/>
        <w:rPr>
          <w:rFonts w:ascii="Arial" w:eastAsia="Arial" w:hAnsi="Arial" w:cs="Arial"/>
          <w:b/>
          <w:bCs/>
          <w:sz w:val="24"/>
          <w:szCs w:val="24"/>
        </w:rPr>
      </w:pPr>
      <w:r>
        <w:rPr>
          <w:rFonts w:ascii="Arial" w:eastAsia="Arial" w:hAnsi="Arial" w:cs="Arial"/>
          <w:b/>
          <w:bCs/>
          <w:sz w:val="24"/>
          <w:szCs w:val="24"/>
          <w:rtl/>
        </w:rPr>
        <w:t xml:space="preserve">ביצעו תהליך של </w:t>
      </w:r>
      <w:r>
        <w:rPr>
          <w:rFonts w:ascii="Arial" w:eastAsia="Arial" w:hAnsi="Arial" w:cs="Arial"/>
          <w:b/>
          <w:bCs/>
          <w:sz w:val="24"/>
          <w:szCs w:val="24"/>
        </w:rPr>
        <w:t>divergent thinking</w:t>
      </w:r>
      <w:r>
        <w:rPr>
          <w:rFonts w:ascii="Arial" w:eastAsia="Arial" w:hAnsi="Arial" w:cs="Arial"/>
          <w:b/>
          <w:bCs/>
          <w:sz w:val="24"/>
          <w:szCs w:val="24"/>
          <w:rtl/>
        </w:rPr>
        <w:t>. רשמו את כל הרעיונות שעלו.</w:t>
      </w:r>
    </w:p>
    <w:p w14:paraId="67D2A3A2"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1 מערכת שמזהה שינוי בצבע המים ומתריעה עליו.</w:t>
      </w:r>
    </w:p>
    <w:p w14:paraId="16DC7DD5"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2 חיישן שמתריע כשיש מחסור במים.</w:t>
      </w:r>
    </w:p>
    <w:p w14:paraId="23D41126"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3 התראה קולית או חזותית ברגע שהמים אינם ראויים לשימוש.</w:t>
      </w:r>
    </w:p>
    <w:p w14:paraId="19A29E32"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4 פתרון שמודיע לסאלח מתי יש סכנת חום.</w:t>
      </w:r>
    </w:p>
    <w:p w14:paraId="0E9BB145"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5 כלי שמספק מידע בזמן אמת על תנאי השטח.</w:t>
      </w:r>
    </w:p>
    <w:p w14:paraId="05EC5406"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7 מדד פשוט וברור לסימון איכות המים.</w:t>
      </w:r>
    </w:p>
    <w:p w14:paraId="5660273F"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8 תזכורת לשתיית מים כדי למנוע התייבשות.</w:t>
      </w:r>
    </w:p>
    <w:p w14:paraId="41CE7726"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9 חיווי צבעים גדול וברור שקל לזהות בזמן עבודה.</w:t>
      </w:r>
    </w:p>
    <w:p w14:paraId="28BDCFC9" w14:textId="77777777" w:rsidR="00095164" w:rsidRDefault="00095164">
      <w:pPr>
        <w:spacing w:after="0"/>
        <w:ind w:left="720"/>
        <w:rPr>
          <w:rFonts w:ascii="Arial" w:eastAsia="Arial" w:hAnsi="Arial" w:cs="Arial"/>
          <w:sz w:val="24"/>
          <w:szCs w:val="24"/>
        </w:rPr>
      </w:pPr>
    </w:p>
    <w:p w14:paraId="14D929D7" w14:textId="77777777" w:rsidR="00095164" w:rsidRDefault="00000000">
      <w:pPr>
        <w:numPr>
          <w:ilvl w:val="0"/>
          <w:numId w:val="6"/>
        </w:numPr>
        <w:spacing w:after="0"/>
        <w:rPr>
          <w:sz w:val="24"/>
          <w:szCs w:val="24"/>
        </w:rPr>
      </w:pPr>
      <w:r>
        <w:rPr>
          <w:rFonts w:ascii="Arial" w:eastAsia="Arial" w:hAnsi="Arial" w:cs="Arial"/>
          <w:b/>
          <w:bCs/>
          <w:sz w:val="24"/>
          <w:szCs w:val="24"/>
          <w:rtl/>
        </w:rPr>
        <w:t xml:space="preserve">ביצעו תהליך של </w:t>
      </w:r>
      <w:r>
        <w:rPr>
          <w:rFonts w:ascii="Arial" w:eastAsia="Arial" w:hAnsi="Arial" w:cs="Arial"/>
          <w:b/>
          <w:bCs/>
          <w:sz w:val="24"/>
          <w:szCs w:val="24"/>
        </w:rPr>
        <w:t>convergent  thinking</w:t>
      </w:r>
      <w:r>
        <w:rPr>
          <w:rFonts w:ascii="Arial" w:eastAsia="Arial" w:hAnsi="Arial" w:cs="Arial"/>
          <w:b/>
          <w:bCs/>
          <w:sz w:val="24"/>
          <w:szCs w:val="24"/>
          <w:rtl/>
        </w:rPr>
        <w:t>. רשמו את כל השיפורים שעלו</w:t>
      </w:r>
      <w:r>
        <w:rPr>
          <w:rFonts w:ascii="Arial" w:eastAsia="Arial" w:hAnsi="Arial" w:cs="Arial"/>
          <w:sz w:val="24"/>
          <w:szCs w:val="24"/>
        </w:rPr>
        <w:t>.</w:t>
      </w:r>
    </w:p>
    <w:p w14:paraId="6A26CC15"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1 לשלב התראה על עומס חום שתתריע רק במצב מסוכן, ולא על כל שינוי קטן בטמפרטורה.</w:t>
      </w:r>
    </w:p>
    <w:p w14:paraId="6D703D8F"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2 לבחור מערכת מידע בזמן אמת שמציגה רק נתונים חיוניים מהשטח, ללא עומס מידע מיותר.</w:t>
      </w:r>
    </w:p>
    <w:p w14:paraId="05F6816D" w14:textId="77777777" w:rsidR="00095164" w:rsidRDefault="00000000">
      <w:pPr>
        <w:spacing w:after="0"/>
        <w:ind w:left="720"/>
        <w:rPr>
          <w:rFonts w:ascii="Arial" w:eastAsia="Arial" w:hAnsi="Arial" w:cs="Arial"/>
          <w:color w:val="0000FF"/>
          <w:sz w:val="24"/>
          <w:szCs w:val="24"/>
        </w:rPr>
      </w:pPr>
      <w:r>
        <w:rPr>
          <w:rFonts w:ascii="Arial" w:eastAsia="Arial" w:hAnsi="Arial" w:cs="Arial"/>
          <w:color w:val="0000FF"/>
          <w:sz w:val="24"/>
          <w:szCs w:val="24"/>
          <w:rtl/>
        </w:rPr>
        <w:t>3 לסמן את כל מדדי סריקות צמחים בצורה שמראה האם תקין / לא תקין כדי למנוע בלבול.</w:t>
      </w:r>
    </w:p>
    <w:p w14:paraId="5CCFEA6B" w14:textId="77777777" w:rsidR="00095164" w:rsidRDefault="00000000">
      <w:pPr>
        <w:spacing w:after="0"/>
        <w:ind w:left="720"/>
        <w:rPr>
          <w:rFonts w:ascii="Arial" w:eastAsia="Arial" w:hAnsi="Arial" w:cs="Arial"/>
          <w:sz w:val="24"/>
          <w:szCs w:val="24"/>
        </w:rPr>
      </w:pPr>
      <w:r>
        <w:rPr>
          <w:rFonts w:ascii="Arial" w:eastAsia="Arial" w:hAnsi="Arial" w:cs="Arial"/>
          <w:color w:val="0000FF"/>
          <w:sz w:val="24"/>
          <w:szCs w:val="24"/>
          <w:rtl/>
        </w:rPr>
        <w:t xml:space="preserve">4 הפוך את תזכורת השקיית הצמחים, התראות על חום קיצוני, התראות על מזג האוויר משתנה לפונקציה מובנית בתוך מערכת ההתראות, </w:t>
      </w:r>
    </w:p>
    <w:p w14:paraId="2F60F113" w14:textId="77777777" w:rsidR="00095164" w:rsidRDefault="00095164">
      <w:pPr>
        <w:spacing w:after="0"/>
        <w:rPr>
          <w:rFonts w:ascii="Arial" w:eastAsia="Arial" w:hAnsi="Arial" w:cs="Arial"/>
          <w:sz w:val="24"/>
          <w:szCs w:val="24"/>
        </w:rPr>
      </w:pPr>
    </w:p>
    <w:p w14:paraId="350D3674" w14:textId="77777777" w:rsidR="00095164" w:rsidRDefault="00000000">
      <w:pPr>
        <w:spacing w:after="0"/>
        <w:rPr>
          <w:rFonts w:ascii="Arial" w:eastAsia="Arial" w:hAnsi="Arial" w:cs="Arial"/>
          <w:sz w:val="24"/>
          <w:szCs w:val="24"/>
        </w:rPr>
      </w:pPr>
      <w:r>
        <w:rPr>
          <w:rFonts w:ascii="Arial" w:eastAsia="Arial" w:hAnsi="Arial" w:cs="Arial"/>
          <w:sz w:val="24"/>
          <w:szCs w:val="24"/>
        </w:rPr>
        <w:t xml:space="preserve">          </w:t>
      </w:r>
    </w:p>
    <w:p w14:paraId="56EEBDBB" w14:textId="77777777" w:rsidR="00095164" w:rsidRDefault="00095164">
      <w:pPr>
        <w:spacing w:after="0"/>
        <w:rPr>
          <w:rFonts w:ascii="Arial" w:eastAsia="Arial" w:hAnsi="Arial" w:cs="Arial"/>
          <w:sz w:val="24"/>
          <w:szCs w:val="24"/>
        </w:rPr>
      </w:pPr>
    </w:p>
    <w:p w14:paraId="1FF1949D" w14:textId="77777777" w:rsidR="00095164" w:rsidRDefault="00095164">
      <w:pPr>
        <w:spacing w:after="0"/>
        <w:rPr>
          <w:rFonts w:ascii="Arial" w:eastAsia="Arial" w:hAnsi="Arial" w:cs="Arial"/>
          <w:sz w:val="24"/>
          <w:szCs w:val="24"/>
        </w:rPr>
      </w:pPr>
    </w:p>
    <w:p w14:paraId="11DF112C" w14:textId="77777777" w:rsidR="00095164" w:rsidRDefault="00095164">
      <w:pPr>
        <w:spacing w:after="0"/>
        <w:rPr>
          <w:rFonts w:ascii="Arial" w:eastAsia="Arial" w:hAnsi="Arial" w:cs="Arial"/>
          <w:sz w:val="24"/>
          <w:szCs w:val="24"/>
        </w:rPr>
      </w:pPr>
    </w:p>
    <w:p w14:paraId="35A2790F" w14:textId="77777777" w:rsidR="00095164" w:rsidRDefault="00000000">
      <w:pPr>
        <w:spacing w:after="0"/>
        <w:rPr>
          <w:rFonts w:ascii="Arial" w:eastAsia="Arial" w:hAnsi="Arial" w:cs="Arial"/>
          <w:sz w:val="24"/>
          <w:szCs w:val="24"/>
        </w:rPr>
      </w:pPr>
      <w:r>
        <w:br w:type="page"/>
      </w:r>
    </w:p>
    <w:p w14:paraId="350B1781" w14:textId="77777777" w:rsidR="00095164" w:rsidRDefault="00095164">
      <w:pPr>
        <w:spacing w:after="0"/>
        <w:rPr>
          <w:rFonts w:ascii="Arial" w:eastAsia="Arial" w:hAnsi="Arial" w:cs="Arial"/>
          <w:sz w:val="24"/>
          <w:szCs w:val="24"/>
        </w:rPr>
      </w:pPr>
    </w:p>
    <w:p w14:paraId="05918EA7" w14:textId="77777777" w:rsidR="00095164" w:rsidRDefault="00000000">
      <w:pPr>
        <w:numPr>
          <w:ilvl w:val="0"/>
          <w:numId w:val="6"/>
        </w:numPr>
        <w:spacing w:after="0"/>
        <w:rPr>
          <w:sz w:val="24"/>
          <w:szCs w:val="24"/>
        </w:rPr>
      </w:pPr>
      <w:r>
        <w:rPr>
          <w:rFonts w:ascii="Arial" w:eastAsia="Arial" w:hAnsi="Arial" w:cs="Arial"/>
          <w:b/>
          <w:bCs/>
          <w:sz w:val="24"/>
          <w:szCs w:val="24"/>
          <w:rtl/>
        </w:rPr>
        <w:t>רשמו 5 דרישות פונקציונליות מרכזיות ו-5 דרישות לא פונקציונליות מרכזיות, נא לפרט את הדרישות - דרישות לא פונקציונליות יש לרשום בצורה שניתן למדוד.</w:t>
      </w:r>
      <w:r>
        <w:rPr>
          <w:rFonts w:ascii="Arial" w:eastAsia="Arial" w:hAnsi="Arial" w:cs="Arial"/>
          <w:b/>
          <w:bCs/>
          <w:sz w:val="24"/>
          <w:szCs w:val="24"/>
          <w:rtl/>
        </w:rPr>
        <w:br/>
        <w:t>יש לסווג את הדרישות הלא פונקציונליות לפי:</w:t>
      </w:r>
      <w:r>
        <w:rPr>
          <w:rFonts w:ascii="Arial" w:eastAsia="Arial" w:hAnsi="Arial" w:cs="Arial"/>
          <w:sz w:val="24"/>
          <w:szCs w:val="24"/>
        </w:rPr>
        <w:br/>
      </w:r>
      <w:hyperlink r:id="rId15">
        <w:r>
          <w:rPr>
            <w:rFonts w:ascii="Arial" w:eastAsia="Arial" w:hAnsi="Arial" w:cs="Arial"/>
            <w:color w:val="1155CC"/>
            <w:sz w:val="24"/>
            <w:szCs w:val="24"/>
            <w:u w:val="single"/>
          </w:rPr>
          <w:t>https://en.wikipedia.org/wiki/Non-functional_requirement</w:t>
        </w:r>
      </w:hyperlink>
    </w:p>
    <w:p w14:paraId="3C1A4787" w14:textId="77777777" w:rsidR="00095164" w:rsidRDefault="00095164">
      <w:pPr>
        <w:spacing w:after="0"/>
        <w:rPr>
          <w:rFonts w:ascii="Arial" w:eastAsia="Arial" w:hAnsi="Arial" w:cs="Arial"/>
          <w:sz w:val="24"/>
          <w:szCs w:val="24"/>
        </w:rPr>
      </w:pPr>
    </w:p>
    <w:p w14:paraId="5736DBFC" w14:textId="77777777" w:rsidR="00095164" w:rsidRDefault="00095164">
      <w:pPr>
        <w:spacing w:after="0"/>
        <w:rPr>
          <w:rFonts w:ascii="Arial" w:eastAsia="Arial" w:hAnsi="Arial" w:cs="Arial"/>
          <w:sz w:val="24"/>
          <w:szCs w:val="24"/>
        </w:rPr>
      </w:pPr>
    </w:p>
    <w:p w14:paraId="6EA2397F" w14:textId="77777777" w:rsidR="00095164" w:rsidRDefault="00000000">
      <w:pPr>
        <w:spacing w:after="0"/>
        <w:rPr>
          <w:rFonts w:ascii="Arial" w:eastAsia="Arial" w:hAnsi="Arial" w:cs="Arial"/>
          <w:b/>
          <w:bCs/>
          <w:sz w:val="24"/>
          <w:szCs w:val="24"/>
          <w:u w:val="single"/>
        </w:rPr>
      </w:pPr>
      <w:r>
        <w:rPr>
          <w:rFonts w:ascii="Arial" w:eastAsia="Arial" w:hAnsi="Arial" w:cs="Arial"/>
          <w:b/>
          <w:bCs/>
          <w:sz w:val="24"/>
          <w:szCs w:val="24"/>
          <w:u w:val="single"/>
          <w:rtl/>
        </w:rPr>
        <w:t>דרישות פונקציונליות (</w:t>
      </w:r>
      <w:r>
        <w:rPr>
          <w:rFonts w:ascii="Arial" w:eastAsia="Arial" w:hAnsi="Arial" w:cs="Arial"/>
          <w:b/>
          <w:bCs/>
          <w:sz w:val="24"/>
          <w:szCs w:val="24"/>
          <w:u w:val="single"/>
        </w:rPr>
        <w:t>FR</w:t>
      </w:r>
      <w:r>
        <w:rPr>
          <w:rFonts w:ascii="Arial" w:eastAsia="Arial" w:hAnsi="Arial" w:cs="Arial"/>
          <w:b/>
          <w:bCs/>
          <w:sz w:val="24"/>
          <w:szCs w:val="24"/>
          <w:u w:val="single"/>
          <w:rtl/>
        </w:rPr>
        <w:t>):</w:t>
      </w:r>
    </w:p>
    <w:p w14:paraId="6084AD01" w14:textId="77777777" w:rsidR="00095164" w:rsidRDefault="00095164">
      <w:pPr>
        <w:spacing w:after="0"/>
        <w:rPr>
          <w:rFonts w:ascii="Arial" w:eastAsia="Arial" w:hAnsi="Arial" w:cs="Arial"/>
          <w:b/>
          <w:bCs/>
          <w:sz w:val="24"/>
          <w:szCs w:val="24"/>
          <w:u w:val="single"/>
        </w:rPr>
      </w:pPr>
    </w:p>
    <w:p w14:paraId="5CEDE08B" w14:textId="77777777" w:rsidR="00095164" w:rsidRDefault="00000000">
      <w:pPr>
        <w:numPr>
          <w:ilvl w:val="0"/>
          <w:numId w:val="12"/>
        </w:numPr>
        <w:spacing w:after="0" w:line="240" w:lineRule="auto"/>
        <w:rPr>
          <w:rFonts w:ascii="Arial" w:eastAsia="Arial" w:hAnsi="Arial" w:cs="Arial"/>
          <w:sz w:val="24"/>
          <w:szCs w:val="24"/>
        </w:rPr>
      </w:pPr>
      <w:r>
        <w:rPr>
          <w:rFonts w:ascii="Arial" w:eastAsia="Arial" w:hAnsi="Arial" w:cs="Arial"/>
          <w:color w:val="0000FF"/>
          <w:sz w:val="24"/>
          <w:szCs w:val="24"/>
          <w:rtl/>
        </w:rPr>
        <w:t>המערכת תאפשר העלאת תמונות.</w:t>
      </w:r>
    </w:p>
    <w:p w14:paraId="2CCC24E4" w14:textId="77777777" w:rsidR="00095164" w:rsidRDefault="00000000">
      <w:pPr>
        <w:numPr>
          <w:ilvl w:val="0"/>
          <w:numId w:val="12"/>
        </w:numPr>
        <w:spacing w:after="0" w:line="240" w:lineRule="auto"/>
        <w:rPr>
          <w:rFonts w:ascii="Arial" w:eastAsia="Arial" w:hAnsi="Arial" w:cs="Arial"/>
          <w:sz w:val="24"/>
          <w:szCs w:val="24"/>
        </w:rPr>
      </w:pPr>
      <w:r>
        <w:rPr>
          <w:rFonts w:ascii="Arial" w:eastAsia="Arial" w:hAnsi="Arial" w:cs="Arial"/>
          <w:color w:val="0000FF"/>
          <w:sz w:val="24"/>
          <w:szCs w:val="24"/>
          <w:rtl/>
        </w:rPr>
        <w:t>המערכת תאפשר קבלת נתונים על צמחים.</w:t>
      </w:r>
    </w:p>
    <w:p w14:paraId="2EB003FD" w14:textId="77777777" w:rsidR="00095164" w:rsidRDefault="00000000">
      <w:pPr>
        <w:numPr>
          <w:ilvl w:val="0"/>
          <w:numId w:val="12"/>
        </w:numPr>
        <w:spacing w:after="0" w:line="240" w:lineRule="auto"/>
        <w:rPr>
          <w:sz w:val="24"/>
          <w:szCs w:val="24"/>
        </w:rPr>
      </w:pPr>
      <w:r>
        <w:rPr>
          <w:rFonts w:ascii="Arial" w:eastAsia="Arial" w:hAnsi="Arial" w:cs="Arial"/>
          <w:color w:val="0000FF"/>
          <w:sz w:val="24"/>
          <w:szCs w:val="24"/>
          <w:rtl/>
        </w:rPr>
        <w:t>המערכת תאפשר לנתח נתונים על הצמחים.</w:t>
      </w:r>
    </w:p>
    <w:p w14:paraId="3195CD7D" w14:textId="77777777" w:rsidR="00095164" w:rsidRDefault="00000000">
      <w:pPr>
        <w:numPr>
          <w:ilvl w:val="0"/>
          <w:numId w:val="12"/>
        </w:numPr>
        <w:spacing w:after="0" w:line="240" w:lineRule="auto"/>
        <w:rPr>
          <w:sz w:val="24"/>
          <w:szCs w:val="24"/>
        </w:rPr>
      </w:pPr>
      <w:r>
        <w:rPr>
          <w:rFonts w:ascii="Arial" w:eastAsia="Arial" w:hAnsi="Arial" w:cs="Arial"/>
          <w:color w:val="0000FF"/>
          <w:sz w:val="24"/>
          <w:szCs w:val="24"/>
          <w:rtl/>
        </w:rPr>
        <w:t>המערכת תאפשר הצגת נתונים על הצמחים.</w:t>
      </w:r>
    </w:p>
    <w:p w14:paraId="5AF90050" w14:textId="77777777" w:rsidR="00095164" w:rsidRDefault="00000000">
      <w:pPr>
        <w:numPr>
          <w:ilvl w:val="0"/>
          <w:numId w:val="12"/>
        </w:numPr>
        <w:spacing w:after="0" w:line="240" w:lineRule="auto"/>
        <w:rPr>
          <w:sz w:val="24"/>
          <w:szCs w:val="24"/>
        </w:rPr>
      </w:pPr>
      <w:r>
        <w:rPr>
          <w:rFonts w:ascii="Arial" w:eastAsia="Arial" w:hAnsi="Arial" w:cs="Arial"/>
          <w:color w:val="0000FF"/>
          <w:sz w:val="24"/>
          <w:szCs w:val="24"/>
          <w:rtl/>
        </w:rPr>
        <w:t>המערכת תאפשר הצגת משימות יומיות.</w:t>
      </w:r>
    </w:p>
    <w:p w14:paraId="1D8DD6FB" w14:textId="77777777" w:rsidR="00095164" w:rsidRDefault="00095164">
      <w:pPr>
        <w:spacing w:after="0" w:line="240" w:lineRule="auto"/>
        <w:ind w:left="720"/>
        <w:rPr>
          <w:rFonts w:ascii="Arial" w:eastAsia="Arial" w:hAnsi="Arial" w:cs="Arial"/>
          <w:color w:val="0000FF"/>
          <w:sz w:val="24"/>
          <w:szCs w:val="24"/>
        </w:rPr>
      </w:pPr>
    </w:p>
    <w:p w14:paraId="657D0D75" w14:textId="77777777" w:rsidR="00095164" w:rsidRDefault="00000000">
      <w:pPr>
        <w:spacing w:after="0" w:line="240" w:lineRule="auto"/>
        <w:rPr>
          <w:rFonts w:ascii="Arial" w:eastAsia="Arial" w:hAnsi="Arial" w:cs="Arial"/>
          <w:b/>
          <w:bCs/>
          <w:sz w:val="24"/>
          <w:szCs w:val="24"/>
          <w:u w:val="single"/>
        </w:rPr>
      </w:pPr>
      <w:r>
        <w:rPr>
          <w:rFonts w:ascii="Arial" w:eastAsia="Arial" w:hAnsi="Arial" w:cs="Arial"/>
          <w:b/>
          <w:bCs/>
          <w:sz w:val="24"/>
          <w:szCs w:val="24"/>
          <w:u w:val="single"/>
          <w:rtl/>
        </w:rPr>
        <w:t>דרישות לא פונקציונליות (</w:t>
      </w:r>
      <w:r>
        <w:rPr>
          <w:rFonts w:ascii="Arial" w:eastAsia="Arial" w:hAnsi="Arial" w:cs="Arial"/>
          <w:b/>
          <w:bCs/>
          <w:sz w:val="24"/>
          <w:szCs w:val="24"/>
          <w:u w:val="single"/>
        </w:rPr>
        <w:t>NFR</w:t>
      </w:r>
      <w:r>
        <w:rPr>
          <w:rFonts w:ascii="Arial" w:eastAsia="Arial" w:hAnsi="Arial" w:cs="Arial"/>
          <w:b/>
          <w:bCs/>
          <w:sz w:val="24"/>
          <w:szCs w:val="24"/>
          <w:u w:val="single"/>
          <w:rtl/>
        </w:rPr>
        <w:t>):</w:t>
      </w:r>
    </w:p>
    <w:p w14:paraId="097A3D24" w14:textId="77777777" w:rsidR="00095164" w:rsidRDefault="00095164">
      <w:pPr>
        <w:spacing w:after="0" w:line="240" w:lineRule="auto"/>
        <w:rPr>
          <w:rFonts w:ascii="Arial" w:eastAsia="Arial" w:hAnsi="Arial" w:cs="Arial"/>
          <w:b/>
          <w:bCs/>
          <w:sz w:val="24"/>
          <w:szCs w:val="24"/>
          <w:u w:val="single"/>
        </w:rPr>
      </w:pPr>
    </w:p>
    <w:p w14:paraId="31883651" w14:textId="77777777" w:rsidR="00095164" w:rsidRDefault="00000000">
      <w:pPr>
        <w:numPr>
          <w:ilvl w:val="0"/>
          <w:numId w:val="10"/>
        </w:numPr>
        <w:spacing w:after="0" w:line="240" w:lineRule="auto"/>
        <w:rPr>
          <w:rFonts w:ascii="Arial" w:eastAsia="Arial" w:hAnsi="Arial" w:cs="Arial"/>
          <w:sz w:val="24"/>
          <w:szCs w:val="24"/>
        </w:rPr>
      </w:pPr>
      <w:r>
        <w:rPr>
          <w:rFonts w:ascii="Arial" w:eastAsia="Arial" w:hAnsi="Arial" w:cs="Arial"/>
          <w:color w:val="0000FF"/>
          <w:sz w:val="24"/>
          <w:szCs w:val="24"/>
          <w:rtl/>
        </w:rPr>
        <w:t>הנתונים יתקבלו דרך חיישנים שישלחו ב</w:t>
      </w:r>
      <w:r>
        <w:rPr>
          <w:rFonts w:ascii="Arial" w:eastAsia="Arial" w:hAnsi="Arial" w:cs="Arial"/>
          <w:color w:val="0000FF"/>
          <w:sz w:val="24"/>
          <w:szCs w:val="24"/>
        </w:rPr>
        <w:t>IoT</w:t>
      </w:r>
      <w:r>
        <w:rPr>
          <w:rFonts w:ascii="Arial" w:eastAsia="Arial" w:hAnsi="Arial" w:cs="Arial"/>
          <w:color w:val="0000FF"/>
          <w:sz w:val="24"/>
          <w:szCs w:val="24"/>
          <w:rtl/>
        </w:rPr>
        <w:t>, זמן הקבלה לא יעלה על שנייה. (</w:t>
      </w:r>
      <w:r>
        <w:rPr>
          <w:rFonts w:ascii="Arial" w:eastAsia="Arial" w:hAnsi="Arial" w:cs="Arial"/>
          <w:color w:val="0000FF"/>
          <w:sz w:val="24"/>
          <w:szCs w:val="24"/>
        </w:rPr>
        <w:t>Interoperability</w:t>
      </w:r>
      <w:r>
        <w:rPr>
          <w:rFonts w:ascii="Arial" w:eastAsia="Arial" w:hAnsi="Arial" w:cs="Arial"/>
          <w:color w:val="0000FF"/>
          <w:sz w:val="24"/>
          <w:szCs w:val="24"/>
          <w:rtl/>
        </w:rPr>
        <w:t>)</w:t>
      </w:r>
    </w:p>
    <w:p w14:paraId="519889A8" w14:textId="77777777" w:rsidR="00095164" w:rsidRDefault="00095164">
      <w:pPr>
        <w:spacing w:after="0" w:line="240" w:lineRule="auto"/>
        <w:ind w:left="720"/>
        <w:rPr>
          <w:rFonts w:ascii="Arial" w:eastAsia="Arial" w:hAnsi="Arial" w:cs="Arial"/>
          <w:color w:val="0000FF"/>
          <w:sz w:val="24"/>
          <w:szCs w:val="24"/>
        </w:rPr>
      </w:pPr>
    </w:p>
    <w:p w14:paraId="63E5CFC4" w14:textId="77777777" w:rsidR="00095164" w:rsidRDefault="00000000">
      <w:pPr>
        <w:numPr>
          <w:ilvl w:val="0"/>
          <w:numId w:val="10"/>
        </w:numPr>
        <w:spacing w:after="0" w:line="240" w:lineRule="auto"/>
        <w:rPr>
          <w:rFonts w:ascii="Arial" w:eastAsia="Arial" w:hAnsi="Arial" w:cs="Arial"/>
          <w:color w:val="0000FF"/>
          <w:sz w:val="24"/>
          <w:szCs w:val="24"/>
        </w:rPr>
      </w:pPr>
      <w:r>
        <w:rPr>
          <w:rFonts w:ascii="Arial" w:eastAsia="Arial" w:hAnsi="Arial" w:cs="Arial"/>
          <w:color w:val="0000FF"/>
          <w:sz w:val="24"/>
          <w:szCs w:val="24"/>
          <w:rtl/>
        </w:rPr>
        <w:t>הנתונים לניתוח הצמחים יילקחו מתוך תמונה והמדדים הסביבתיים.  (</w:t>
      </w:r>
      <w:r>
        <w:rPr>
          <w:rFonts w:ascii="Arial" w:eastAsia="Arial" w:hAnsi="Arial" w:cs="Arial"/>
          <w:color w:val="0000FF"/>
          <w:sz w:val="24"/>
          <w:szCs w:val="24"/>
        </w:rPr>
        <w:t>Interoperability</w:t>
      </w:r>
      <w:r>
        <w:rPr>
          <w:rFonts w:ascii="Arial" w:eastAsia="Arial" w:hAnsi="Arial" w:cs="Arial"/>
          <w:color w:val="0000FF"/>
          <w:sz w:val="24"/>
          <w:szCs w:val="24"/>
          <w:rtl/>
        </w:rPr>
        <w:t>)</w:t>
      </w:r>
    </w:p>
    <w:p w14:paraId="026074F6" w14:textId="77777777" w:rsidR="00095164" w:rsidRDefault="00095164">
      <w:pPr>
        <w:spacing w:after="0" w:line="240" w:lineRule="auto"/>
        <w:ind w:left="720"/>
        <w:rPr>
          <w:rFonts w:ascii="Arial" w:eastAsia="Arial" w:hAnsi="Arial" w:cs="Arial"/>
          <w:color w:val="0000FF"/>
          <w:sz w:val="24"/>
          <w:szCs w:val="24"/>
        </w:rPr>
      </w:pPr>
    </w:p>
    <w:p w14:paraId="4973C447" w14:textId="77777777" w:rsidR="00095164" w:rsidRDefault="00000000">
      <w:pPr>
        <w:numPr>
          <w:ilvl w:val="0"/>
          <w:numId w:val="10"/>
        </w:numPr>
        <w:spacing w:after="0" w:line="240" w:lineRule="auto"/>
        <w:rPr>
          <w:rFonts w:ascii="Arial" w:eastAsia="Arial" w:hAnsi="Arial" w:cs="Arial"/>
          <w:color w:val="0000FF"/>
          <w:sz w:val="24"/>
          <w:szCs w:val="24"/>
        </w:rPr>
      </w:pPr>
      <w:r>
        <w:rPr>
          <w:rFonts w:ascii="Arial" w:eastAsia="Arial" w:hAnsi="Arial" w:cs="Arial"/>
          <w:color w:val="0000FF"/>
          <w:sz w:val="24"/>
          <w:szCs w:val="24"/>
          <w:rtl/>
        </w:rPr>
        <w:t>ניתוח הנתונים מתמונות דרך ה</w:t>
      </w:r>
      <w:r>
        <w:rPr>
          <w:rFonts w:ascii="Arial" w:eastAsia="Arial" w:hAnsi="Arial" w:cs="Arial"/>
          <w:color w:val="0000FF"/>
          <w:sz w:val="24"/>
          <w:szCs w:val="24"/>
        </w:rPr>
        <w:t>AI</w:t>
      </w:r>
      <w:r>
        <w:rPr>
          <w:rFonts w:ascii="Arial" w:eastAsia="Arial" w:hAnsi="Arial" w:cs="Arial"/>
          <w:color w:val="0000FF"/>
          <w:sz w:val="24"/>
          <w:szCs w:val="24"/>
          <w:rtl/>
        </w:rPr>
        <w:t xml:space="preserve"> יתבצע תוך 5 שניות. (</w:t>
      </w:r>
      <w:r>
        <w:rPr>
          <w:rFonts w:ascii="Arial" w:eastAsia="Arial" w:hAnsi="Arial" w:cs="Arial"/>
          <w:color w:val="0000FF"/>
          <w:sz w:val="24"/>
          <w:szCs w:val="24"/>
        </w:rPr>
        <w:t>Performance</w:t>
      </w:r>
      <w:r>
        <w:rPr>
          <w:rFonts w:ascii="Arial" w:eastAsia="Arial" w:hAnsi="Arial" w:cs="Arial"/>
          <w:color w:val="0000FF"/>
          <w:sz w:val="24"/>
          <w:szCs w:val="24"/>
          <w:rtl/>
        </w:rPr>
        <w:t>)</w:t>
      </w:r>
    </w:p>
    <w:sdt>
      <w:sdtPr>
        <w:rPr>
          <w:rtl/>
        </w:rPr>
        <w:tag w:val="goog_rdk_1"/>
        <w:id w:val="34469907"/>
      </w:sdtPr>
      <w:sdtContent>
        <w:p w14:paraId="793DB980" w14:textId="77777777" w:rsidR="00095164" w:rsidRDefault="00000000">
          <w:pPr>
            <w:spacing w:after="0" w:line="240" w:lineRule="auto"/>
            <w:ind w:left="720"/>
            <w:rPr>
              <w:rFonts w:ascii="Arial" w:eastAsia="Arial" w:hAnsi="Arial" w:cs="Arial"/>
              <w:color w:val="0000FF"/>
              <w:sz w:val="24"/>
              <w:szCs w:val="24"/>
            </w:rPr>
          </w:pPr>
          <w:sdt>
            <w:sdtPr>
              <w:rPr>
                <w:rtl/>
              </w:rPr>
              <w:tag w:val="goog_rdk_0"/>
              <w:id w:val="722721538"/>
            </w:sdtPr>
            <w:sdtContent/>
          </w:sdt>
        </w:p>
      </w:sdtContent>
    </w:sdt>
    <w:p w14:paraId="50024EF2" w14:textId="77777777" w:rsidR="00095164" w:rsidRDefault="00000000">
      <w:pPr>
        <w:numPr>
          <w:ilvl w:val="0"/>
          <w:numId w:val="10"/>
        </w:numPr>
        <w:spacing w:after="0" w:line="240" w:lineRule="auto"/>
        <w:rPr>
          <w:rFonts w:ascii="Arial" w:eastAsia="Arial" w:hAnsi="Arial" w:cs="Arial"/>
          <w:color w:val="0000FF"/>
          <w:sz w:val="24"/>
          <w:szCs w:val="24"/>
        </w:rPr>
      </w:pPr>
      <w:r>
        <w:rPr>
          <w:rFonts w:ascii="Arial" w:eastAsia="Arial" w:hAnsi="Arial" w:cs="Arial"/>
          <w:color w:val="0000FF"/>
          <w:sz w:val="24"/>
          <w:szCs w:val="24"/>
          <w:rtl/>
        </w:rPr>
        <w:t>הנתונים המוצגים: היסטוריה של מצב הצמחים, מגמות, והשוואות. (</w:t>
      </w:r>
      <w:r>
        <w:rPr>
          <w:rFonts w:ascii="Arial" w:eastAsia="Arial" w:hAnsi="Arial" w:cs="Arial"/>
          <w:color w:val="0000FF"/>
          <w:sz w:val="24"/>
          <w:szCs w:val="24"/>
        </w:rPr>
        <w:t>Usability + Reliability</w:t>
      </w:r>
      <w:r>
        <w:rPr>
          <w:rFonts w:ascii="Arial" w:eastAsia="Arial" w:hAnsi="Arial" w:cs="Arial"/>
          <w:color w:val="0000FF"/>
          <w:sz w:val="24"/>
          <w:szCs w:val="24"/>
          <w:rtl/>
        </w:rPr>
        <w:t>)</w:t>
      </w:r>
    </w:p>
    <w:p w14:paraId="039B860A" w14:textId="77777777" w:rsidR="00095164" w:rsidRDefault="00095164">
      <w:pPr>
        <w:spacing w:after="0" w:line="240" w:lineRule="auto"/>
        <w:ind w:left="720"/>
        <w:rPr>
          <w:rFonts w:ascii="Arial" w:eastAsia="Arial" w:hAnsi="Arial" w:cs="Arial"/>
          <w:color w:val="0000FF"/>
          <w:sz w:val="24"/>
          <w:szCs w:val="24"/>
        </w:rPr>
      </w:pPr>
    </w:p>
    <w:p w14:paraId="0071E53C" w14:textId="77777777" w:rsidR="00095164" w:rsidRDefault="00000000">
      <w:pPr>
        <w:numPr>
          <w:ilvl w:val="0"/>
          <w:numId w:val="10"/>
        </w:numPr>
        <w:spacing w:after="0" w:line="240" w:lineRule="auto"/>
        <w:rPr>
          <w:rFonts w:ascii="Arial" w:eastAsia="Arial" w:hAnsi="Arial" w:cs="Arial"/>
          <w:color w:val="0000FF"/>
          <w:sz w:val="24"/>
          <w:szCs w:val="24"/>
        </w:rPr>
      </w:pPr>
      <w:r>
        <w:rPr>
          <w:rFonts w:ascii="Arial" w:eastAsia="Arial" w:hAnsi="Arial" w:cs="Arial"/>
          <w:color w:val="0000FF"/>
          <w:sz w:val="24"/>
          <w:szCs w:val="24"/>
          <w:rtl/>
        </w:rPr>
        <w:t>המשימות היומיות מכילות מידע הנוגע להשקיית הצמחים, שיפור בריאות הצמחים ואחזקתם. (</w:t>
      </w:r>
      <w:r>
        <w:rPr>
          <w:rFonts w:ascii="Arial" w:eastAsia="Arial" w:hAnsi="Arial" w:cs="Arial"/>
          <w:color w:val="0000FF"/>
          <w:sz w:val="24"/>
          <w:szCs w:val="24"/>
        </w:rPr>
        <w:t>Usability</w:t>
      </w:r>
      <w:r>
        <w:rPr>
          <w:rFonts w:ascii="Arial" w:eastAsia="Arial" w:hAnsi="Arial" w:cs="Arial"/>
          <w:color w:val="0000FF"/>
          <w:sz w:val="24"/>
          <w:szCs w:val="24"/>
          <w:rtl/>
        </w:rPr>
        <w:t>)</w:t>
      </w:r>
    </w:p>
    <w:p w14:paraId="2C73D9BB" w14:textId="77777777" w:rsidR="00095164" w:rsidRDefault="00000000">
      <w:pPr>
        <w:spacing w:after="0" w:line="240" w:lineRule="auto"/>
        <w:rPr>
          <w:rFonts w:ascii="Arial" w:eastAsia="Arial" w:hAnsi="Arial" w:cs="Arial"/>
          <w:b/>
          <w:bCs/>
          <w:sz w:val="24"/>
          <w:szCs w:val="24"/>
        </w:rPr>
      </w:pPr>
      <w:r>
        <w:rPr>
          <w:rFonts w:ascii="Arial" w:eastAsia="Arial" w:hAnsi="Arial" w:cs="Arial"/>
          <w:sz w:val="24"/>
          <w:szCs w:val="24"/>
        </w:rPr>
        <w:t xml:space="preserve">     </w:t>
      </w:r>
      <w:r>
        <w:rPr>
          <w:rFonts w:ascii="Arial" w:eastAsia="Arial" w:hAnsi="Arial" w:cs="Arial"/>
          <w:b/>
          <w:bCs/>
          <w:sz w:val="24"/>
          <w:szCs w:val="24"/>
        </w:rPr>
        <w:t xml:space="preserve"> </w:t>
      </w:r>
    </w:p>
    <w:p w14:paraId="7374B7D8" w14:textId="77777777" w:rsidR="00095164" w:rsidRDefault="00095164">
      <w:pPr>
        <w:spacing w:after="0"/>
        <w:rPr>
          <w:rFonts w:ascii="Arial" w:eastAsia="Arial" w:hAnsi="Arial" w:cs="Arial"/>
          <w:sz w:val="24"/>
          <w:szCs w:val="24"/>
          <w:u w:val="single"/>
        </w:rPr>
      </w:pPr>
    </w:p>
    <w:p w14:paraId="5FBDC7CD" w14:textId="77777777" w:rsidR="00095164" w:rsidRDefault="00095164">
      <w:pPr>
        <w:spacing w:after="0"/>
        <w:rPr>
          <w:rFonts w:ascii="Arial" w:eastAsia="Arial" w:hAnsi="Arial" w:cs="Arial"/>
          <w:sz w:val="24"/>
          <w:szCs w:val="24"/>
        </w:rPr>
      </w:pPr>
    </w:p>
    <w:p w14:paraId="0EA6DC1E" w14:textId="77777777" w:rsidR="00095164" w:rsidRDefault="00000000">
      <w:pPr>
        <w:spacing w:after="0"/>
        <w:rPr>
          <w:rFonts w:ascii="Arial" w:eastAsia="Arial" w:hAnsi="Arial" w:cs="Arial"/>
          <w:sz w:val="24"/>
          <w:szCs w:val="24"/>
        </w:rPr>
      </w:pPr>
      <w:r>
        <w:br w:type="page"/>
      </w:r>
    </w:p>
    <w:p w14:paraId="325719CE" w14:textId="77777777" w:rsidR="00095164" w:rsidRDefault="00095164">
      <w:pPr>
        <w:spacing w:after="0"/>
        <w:rPr>
          <w:rFonts w:ascii="Arial" w:eastAsia="Arial" w:hAnsi="Arial" w:cs="Arial"/>
          <w:sz w:val="24"/>
          <w:szCs w:val="24"/>
        </w:rPr>
      </w:pPr>
    </w:p>
    <w:p w14:paraId="5285C26F" w14:textId="77777777" w:rsidR="00095164" w:rsidRDefault="00000000">
      <w:pPr>
        <w:numPr>
          <w:ilvl w:val="0"/>
          <w:numId w:val="6"/>
        </w:numPr>
        <w:spacing w:after="0"/>
        <w:rPr>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האתר.</w:t>
      </w:r>
      <w:r>
        <w:rPr>
          <w:rFonts w:ascii="Arial" w:eastAsia="Arial" w:hAnsi="Arial" w:cs="Arial"/>
          <w:sz w:val="24"/>
          <w:szCs w:val="24"/>
          <w:rtl/>
        </w:rPr>
        <w:br/>
      </w:r>
      <w:r>
        <w:rPr>
          <w:rFonts w:ascii="Arial" w:eastAsia="Arial" w:hAnsi="Arial" w:cs="Arial"/>
          <w:sz w:val="24"/>
          <w:szCs w:val="24"/>
          <w:rtl/>
        </w:rPr>
        <w:br/>
      </w:r>
      <w:r>
        <w:br w:type="page"/>
      </w:r>
      <w:r>
        <w:rPr>
          <w:noProof/>
        </w:rPr>
        <w:drawing>
          <wp:anchor distT="114300" distB="114300" distL="114300" distR="114300" simplePos="0" relativeHeight="251658240" behindDoc="0" locked="0" layoutInCell="1" hidden="0" allowOverlap="1" wp14:anchorId="76F725CB" wp14:editId="0271C5F3">
            <wp:simplePos x="0" y="0"/>
            <wp:positionH relativeFrom="column">
              <wp:posOffset>-757237</wp:posOffset>
            </wp:positionH>
            <wp:positionV relativeFrom="paragraph">
              <wp:posOffset>400050</wp:posOffset>
            </wp:positionV>
            <wp:extent cx="6681788" cy="4623558"/>
            <wp:effectExtent l="0" t="0" r="0" b="0"/>
            <wp:wrapTopAndBottom distT="114300" distB="114300"/>
            <wp:docPr id="103570406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6681788" cy="4623558"/>
                    </a:xfrm>
                    <a:prstGeom prst="rect">
                      <a:avLst/>
                    </a:prstGeom>
                    <a:ln/>
                  </pic:spPr>
                </pic:pic>
              </a:graphicData>
            </a:graphic>
          </wp:anchor>
        </w:drawing>
      </w:r>
    </w:p>
    <w:p w14:paraId="70810AEA" w14:textId="77777777" w:rsidR="00095164" w:rsidRDefault="00095164">
      <w:pPr>
        <w:spacing w:after="0"/>
        <w:ind w:left="720"/>
        <w:rPr>
          <w:rFonts w:ascii="Arial" w:eastAsia="Arial" w:hAnsi="Arial" w:cs="Arial"/>
          <w:sz w:val="24"/>
          <w:szCs w:val="24"/>
        </w:rPr>
      </w:pPr>
    </w:p>
    <w:p w14:paraId="218CB71C" w14:textId="77777777" w:rsidR="00095164" w:rsidRDefault="00000000">
      <w:pPr>
        <w:numPr>
          <w:ilvl w:val="0"/>
          <w:numId w:val="6"/>
        </w:numPr>
        <w:rPr>
          <w:sz w:val="24"/>
          <w:szCs w:val="24"/>
        </w:rPr>
      </w:pPr>
      <w:r>
        <w:rPr>
          <w:rFonts w:ascii="Arial" w:eastAsia="Arial" w:hAnsi="Arial" w:cs="Arial"/>
          <w:sz w:val="24"/>
          <w:szCs w:val="24"/>
          <w:rtl/>
        </w:rPr>
        <w:t>הדגימו אב טיפוס מנייר  (מסכים המתארים את המערכת) ,והסבירו את כל האלמנטים המרכזיים בו. התייחסו להערות שניתנו לכם בהרצאה 5 על המסכים שהראיתם בכיתה.</w:t>
      </w:r>
      <w:r>
        <w:rPr>
          <w:rFonts w:ascii="Arial" w:eastAsia="Arial" w:hAnsi="Arial" w:cs="Arial"/>
          <w:sz w:val="24"/>
          <w:szCs w:val="24"/>
          <w:rtl/>
        </w:rPr>
        <w:br/>
      </w:r>
    </w:p>
    <w:p w14:paraId="2E5969A4" w14:textId="77777777" w:rsidR="00095164" w:rsidRDefault="00000000">
      <w:pPr>
        <w:ind w:left="720"/>
        <w:rPr>
          <w:rFonts w:ascii="Arial" w:eastAsia="Arial" w:hAnsi="Arial" w:cs="Arial"/>
          <w:sz w:val="24"/>
          <w:szCs w:val="24"/>
        </w:rPr>
      </w:pPr>
      <w:r>
        <w:rPr>
          <w:rFonts w:ascii="Arial" w:eastAsia="Arial" w:hAnsi="Arial" w:cs="Arial"/>
          <w:b/>
          <w:bCs/>
          <w:sz w:val="24"/>
          <w:szCs w:val="24"/>
          <w:u w:val="single"/>
          <w:rtl/>
        </w:rPr>
        <w:t>העלאת תמונה:</w:t>
      </w:r>
    </w:p>
    <w:p w14:paraId="37368275" w14:textId="77777777" w:rsidR="00095164" w:rsidRDefault="00000000">
      <w:pPr>
        <w:ind w:left="720"/>
        <w:rPr>
          <w:rFonts w:ascii="Arial" w:eastAsia="Arial" w:hAnsi="Arial" w:cs="Arial"/>
          <w:sz w:val="24"/>
          <w:szCs w:val="24"/>
        </w:rPr>
      </w:pPr>
      <w:r>
        <w:rPr>
          <w:rFonts w:ascii="Arial" w:eastAsia="Arial" w:hAnsi="Arial" w:cs="Arial"/>
          <w:noProof/>
          <w:sz w:val="24"/>
          <w:szCs w:val="24"/>
        </w:rPr>
        <w:drawing>
          <wp:inline distT="114300" distB="114300" distL="114300" distR="114300" wp14:anchorId="61C3AFA7" wp14:editId="2B36723D">
            <wp:extent cx="5274000" cy="2946400"/>
            <wp:effectExtent l="0" t="0" r="0" b="0"/>
            <wp:docPr id="10357040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274000" cy="2946400"/>
                    </a:xfrm>
                    <a:prstGeom prst="rect">
                      <a:avLst/>
                    </a:prstGeom>
                    <a:ln/>
                  </pic:spPr>
                </pic:pic>
              </a:graphicData>
            </a:graphic>
          </wp:inline>
        </w:drawing>
      </w:r>
    </w:p>
    <w:p w14:paraId="4137A017" w14:textId="77777777" w:rsidR="00095164" w:rsidRDefault="00000000">
      <w:pPr>
        <w:ind w:left="720"/>
        <w:rPr>
          <w:rFonts w:ascii="Arial" w:eastAsia="Arial" w:hAnsi="Arial" w:cs="Arial"/>
          <w:sz w:val="24"/>
          <w:szCs w:val="24"/>
        </w:rPr>
      </w:pPr>
      <w:r>
        <w:rPr>
          <w:rFonts w:ascii="Arial" w:eastAsia="Arial" w:hAnsi="Arial" w:cs="Arial"/>
          <w:b/>
          <w:bCs/>
          <w:sz w:val="24"/>
          <w:szCs w:val="24"/>
          <w:u w:val="single"/>
          <w:rtl/>
        </w:rPr>
        <w:t>קבלת נתונים מחיישנים בשדה:</w:t>
      </w:r>
      <w:r>
        <w:rPr>
          <w:rFonts w:ascii="Arial" w:eastAsia="Arial" w:hAnsi="Arial" w:cs="Arial"/>
          <w:sz w:val="24"/>
          <w:szCs w:val="24"/>
        </w:rPr>
        <w:br/>
      </w:r>
      <w:r>
        <w:rPr>
          <w:rFonts w:ascii="Arial" w:eastAsia="Arial" w:hAnsi="Arial" w:cs="Arial"/>
          <w:noProof/>
          <w:sz w:val="24"/>
          <w:szCs w:val="24"/>
        </w:rPr>
        <w:drawing>
          <wp:inline distT="114300" distB="114300" distL="114300" distR="114300" wp14:anchorId="62C94D19" wp14:editId="5F9FA819">
            <wp:extent cx="5274000" cy="2933700"/>
            <wp:effectExtent l="0" t="0" r="0" b="0"/>
            <wp:docPr id="10357040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274000" cy="2933700"/>
                    </a:xfrm>
                    <a:prstGeom prst="rect">
                      <a:avLst/>
                    </a:prstGeom>
                    <a:ln/>
                  </pic:spPr>
                </pic:pic>
              </a:graphicData>
            </a:graphic>
          </wp:inline>
        </w:drawing>
      </w:r>
    </w:p>
    <w:p w14:paraId="0E05672D" w14:textId="77777777" w:rsidR="00095164" w:rsidRDefault="00000000">
      <w:pPr>
        <w:ind w:left="720"/>
        <w:rPr>
          <w:rFonts w:ascii="Arial" w:eastAsia="Arial" w:hAnsi="Arial" w:cs="Arial"/>
          <w:sz w:val="24"/>
          <w:szCs w:val="24"/>
        </w:rPr>
      </w:pPr>
      <w:r>
        <w:br w:type="page"/>
      </w:r>
    </w:p>
    <w:p w14:paraId="0053F481" w14:textId="77777777" w:rsidR="00095164" w:rsidRDefault="00095164">
      <w:pPr>
        <w:ind w:left="720"/>
        <w:rPr>
          <w:rFonts w:ascii="Arial" w:eastAsia="Arial" w:hAnsi="Arial" w:cs="Arial"/>
          <w:sz w:val="24"/>
          <w:szCs w:val="24"/>
        </w:rPr>
      </w:pPr>
    </w:p>
    <w:p w14:paraId="2FD7B375" w14:textId="77777777" w:rsidR="00095164" w:rsidRDefault="00000000">
      <w:pPr>
        <w:ind w:left="720"/>
        <w:rPr>
          <w:rFonts w:ascii="Arial" w:eastAsia="Arial" w:hAnsi="Arial" w:cs="Arial"/>
          <w:b/>
          <w:bCs/>
          <w:sz w:val="24"/>
          <w:szCs w:val="24"/>
        </w:rPr>
      </w:pPr>
      <w:r>
        <w:rPr>
          <w:rFonts w:ascii="Arial" w:eastAsia="Arial" w:hAnsi="Arial" w:cs="Arial"/>
          <w:b/>
          <w:bCs/>
          <w:sz w:val="24"/>
          <w:szCs w:val="24"/>
          <w:u w:val="single"/>
          <w:rtl/>
        </w:rPr>
        <w:t xml:space="preserve">ניתוח </w:t>
      </w:r>
      <w:r>
        <w:rPr>
          <w:rFonts w:ascii="Arial" w:eastAsia="Arial" w:hAnsi="Arial" w:cs="Arial"/>
          <w:b/>
          <w:bCs/>
          <w:sz w:val="24"/>
          <w:szCs w:val="24"/>
          <w:u w:val="single"/>
        </w:rPr>
        <w:t>AI</w:t>
      </w:r>
      <w:r>
        <w:rPr>
          <w:rFonts w:ascii="Arial" w:eastAsia="Arial" w:hAnsi="Arial" w:cs="Arial"/>
          <w:b/>
          <w:bCs/>
          <w:sz w:val="24"/>
          <w:szCs w:val="24"/>
          <w:u w:val="single"/>
          <w:rtl/>
        </w:rPr>
        <w:t xml:space="preserve"> של הצמחים:</w:t>
      </w:r>
      <w:r>
        <w:rPr>
          <w:rFonts w:ascii="Arial" w:eastAsia="Arial" w:hAnsi="Arial" w:cs="Arial"/>
          <w:sz w:val="24"/>
          <w:szCs w:val="24"/>
        </w:rPr>
        <w:br/>
      </w:r>
      <w:r>
        <w:rPr>
          <w:rFonts w:ascii="Arial" w:eastAsia="Arial" w:hAnsi="Arial" w:cs="Arial"/>
          <w:b/>
          <w:bCs/>
          <w:noProof/>
          <w:sz w:val="24"/>
          <w:szCs w:val="24"/>
        </w:rPr>
        <w:drawing>
          <wp:inline distT="114300" distB="114300" distL="114300" distR="114300" wp14:anchorId="0B00B621" wp14:editId="3557CACF">
            <wp:extent cx="5274000" cy="2946400"/>
            <wp:effectExtent l="0" t="0" r="0" b="0"/>
            <wp:docPr id="103570407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274000" cy="2946400"/>
                    </a:xfrm>
                    <a:prstGeom prst="rect">
                      <a:avLst/>
                    </a:prstGeom>
                    <a:ln/>
                  </pic:spPr>
                </pic:pic>
              </a:graphicData>
            </a:graphic>
          </wp:inline>
        </w:drawing>
      </w:r>
    </w:p>
    <w:p w14:paraId="010C6AFF" w14:textId="77777777" w:rsidR="00095164" w:rsidRDefault="00095164">
      <w:pPr>
        <w:ind w:left="720"/>
        <w:rPr>
          <w:rFonts w:ascii="Arial" w:eastAsia="Arial" w:hAnsi="Arial" w:cs="Arial"/>
          <w:sz w:val="24"/>
          <w:szCs w:val="24"/>
        </w:rPr>
      </w:pPr>
    </w:p>
    <w:p w14:paraId="5471722E" w14:textId="77777777" w:rsidR="00095164" w:rsidRDefault="00000000">
      <w:pPr>
        <w:ind w:left="720"/>
        <w:rPr>
          <w:rFonts w:ascii="Arial" w:eastAsia="Arial" w:hAnsi="Arial" w:cs="Arial"/>
          <w:sz w:val="24"/>
          <w:szCs w:val="24"/>
        </w:rPr>
      </w:pPr>
      <w:r>
        <w:rPr>
          <w:rFonts w:ascii="Arial" w:eastAsia="Arial" w:hAnsi="Arial" w:cs="Arial"/>
          <w:b/>
          <w:bCs/>
          <w:sz w:val="24"/>
          <w:szCs w:val="24"/>
          <w:u w:val="single"/>
          <w:rtl/>
        </w:rPr>
        <w:t>דשבורד הצגת נתוני מזג האוויר:</w:t>
      </w:r>
      <w:r>
        <w:rPr>
          <w:rFonts w:ascii="Arial" w:eastAsia="Arial" w:hAnsi="Arial" w:cs="Arial"/>
          <w:sz w:val="24"/>
          <w:szCs w:val="24"/>
        </w:rPr>
        <w:br/>
      </w:r>
      <w:r>
        <w:rPr>
          <w:rFonts w:ascii="Arial" w:eastAsia="Arial" w:hAnsi="Arial" w:cs="Arial"/>
          <w:noProof/>
          <w:sz w:val="24"/>
          <w:szCs w:val="24"/>
        </w:rPr>
        <w:drawing>
          <wp:inline distT="114300" distB="114300" distL="114300" distR="114300" wp14:anchorId="040C313B" wp14:editId="62C96997">
            <wp:extent cx="5274000" cy="2933700"/>
            <wp:effectExtent l="0" t="0" r="0" b="0"/>
            <wp:docPr id="10357040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274000" cy="2933700"/>
                    </a:xfrm>
                    <a:prstGeom prst="rect">
                      <a:avLst/>
                    </a:prstGeom>
                    <a:ln/>
                  </pic:spPr>
                </pic:pic>
              </a:graphicData>
            </a:graphic>
          </wp:inline>
        </w:drawing>
      </w:r>
      <w:r>
        <w:br w:type="page"/>
      </w:r>
    </w:p>
    <w:p w14:paraId="1F363BBC" w14:textId="77777777" w:rsidR="00095164" w:rsidRDefault="00000000">
      <w:pPr>
        <w:ind w:left="720"/>
        <w:rPr>
          <w:rFonts w:ascii="Arial" w:eastAsia="Arial" w:hAnsi="Arial" w:cs="Arial"/>
          <w:sz w:val="24"/>
          <w:szCs w:val="24"/>
        </w:rPr>
      </w:pPr>
      <w:r>
        <w:rPr>
          <w:rFonts w:ascii="Arial" w:eastAsia="Arial" w:hAnsi="Arial" w:cs="Arial"/>
          <w:b/>
          <w:bCs/>
          <w:sz w:val="24"/>
          <w:szCs w:val="24"/>
          <w:u w:val="single"/>
          <w:rtl/>
        </w:rPr>
        <w:lastRenderedPageBreak/>
        <w:t>משחוק - משחקי הגינה הבריאה, לוח מובילים ומשימות:</w:t>
      </w:r>
      <w:r>
        <w:rPr>
          <w:rFonts w:ascii="Arial" w:eastAsia="Arial" w:hAnsi="Arial" w:cs="Arial"/>
          <w:b/>
          <w:bCs/>
          <w:sz w:val="24"/>
          <w:szCs w:val="24"/>
          <w:u w:val="single"/>
          <w:rtl/>
        </w:rPr>
        <w:br/>
      </w:r>
      <w:r>
        <w:rPr>
          <w:rFonts w:ascii="Arial" w:eastAsia="Arial" w:hAnsi="Arial" w:cs="Arial"/>
          <w:sz w:val="24"/>
          <w:szCs w:val="24"/>
        </w:rPr>
        <w:br/>
      </w:r>
      <w:r>
        <w:rPr>
          <w:rFonts w:ascii="Arial" w:eastAsia="Arial" w:hAnsi="Arial" w:cs="Arial"/>
          <w:noProof/>
          <w:sz w:val="24"/>
          <w:szCs w:val="24"/>
        </w:rPr>
        <w:drawing>
          <wp:inline distT="114300" distB="114300" distL="114300" distR="114300" wp14:anchorId="63E4B8CB" wp14:editId="58923603">
            <wp:extent cx="5274000" cy="2933700"/>
            <wp:effectExtent l="0" t="0" r="0" b="0"/>
            <wp:docPr id="10357040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274000" cy="2933700"/>
                    </a:xfrm>
                    <a:prstGeom prst="rect">
                      <a:avLst/>
                    </a:prstGeom>
                    <a:ln/>
                  </pic:spPr>
                </pic:pic>
              </a:graphicData>
            </a:graphic>
          </wp:inline>
        </w:drawing>
      </w:r>
      <w:r>
        <w:rPr>
          <w:rFonts w:ascii="Arial" w:eastAsia="Arial" w:hAnsi="Arial" w:cs="Arial"/>
          <w:sz w:val="24"/>
          <w:szCs w:val="24"/>
        </w:rPr>
        <w:br/>
      </w:r>
      <w:r>
        <w:rPr>
          <w:rFonts w:ascii="Arial" w:eastAsia="Arial" w:hAnsi="Arial" w:cs="Arial"/>
          <w:sz w:val="24"/>
          <w:szCs w:val="24"/>
        </w:rPr>
        <w:br/>
      </w:r>
      <w:r>
        <w:rPr>
          <w:rFonts w:ascii="Arial" w:eastAsia="Arial" w:hAnsi="Arial" w:cs="Arial"/>
          <w:b/>
          <w:bCs/>
          <w:sz w:val="24"/>
          <w:szCs w:val="24"/>
          <w:u w:val="single"/>
          <w:rtl/>
        </w:rPr>
        <w:t>הדגמה של קפיצת התראה במערכת:</w:t>
      </w:r>
      <w:sdt>
        <w:sdtPr>
          <w:rPr>
            <w:rtl/>
          </w:rPr>
          <w:tag w:val="goog_rdk_2"/>
          <w:id w:val="-1131017997"/>
        </w:sdtPr>
        <w:sdtContent>
          <w:del w:id="4" w:author="Yosef Khier" w:date="2025-11-25T19:26:00Z">
            <w:r>
              <w:rPr>
                <w:rFonts w:ascii="Arial" w:eastAsia="Arial" w:hAnsi="Arial" w:cs="Arial"/>
                <w:b/>
                <w:bCs/>
                <w:sz w:val="24"/>
                <w:szCs w:val="24"/>
                <w:u w:val="single"/>
              </w:rPr>
              <w:br/>
            </w:r>
          </w:del>
        </w:sdtContent>
      </w:sdt>
      <w:r>
        <w:rPr>
          <w:rFonts w:ascii="Arial" w:eastAsia="Arial" w:hAnsi="Arial" w:cs="Arial"/>
          <w:b/>
          <w:bCs/>
          <w:sz w:val="24"/>
          <w:szCs w:val="24"/>
          <w:u w:val="single"/>
        </w:rPr>
        <w:br/>
      </w:r>
      <w:r>
        <w:rPr>
          <w:rFonts w:ascii="Arial" w:eastAsia="Arial" w:hAnsi="Arial" w:cs="Arial"/>
          <w:b/>
          <w:bCs/>
          <w:noProof/>
          <w:sz w:val="24"/>
          <w:szCs w:val="24"/>
          <w:u w:val="single"/>
        </w:rPr>
        <w:drawing>
          <wp:inline distT="114300" distB="114300" distL="114300" distR="114300" wp14:anchorId="7C2EEB00" wp14:editId="2EFA5E01">
            <wp:extent cx="5274000" cy="2908300"/>
            <wp:effectExtent l="0" t="0" r="0" b="0"/>
            <wp:docPr id="10357040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274000" cy="2908300"/>
                    </a:xfrm>
                    <a:prstGeom prst="rect">
                      <a:avLst/>
                    </a:prstGeom>
                    <a:ln/>
                  </pic:spPr>
                </pic:pic>
              </a:graphicData>
            </a:graphic>
          </wp:inline>
        </w:drawing>
      </w:r>
      <w:r>
        <w:br w:type="page"/>
      </w:r>
    </w:p>
    <w:p w14:paraId="7E9E653F" w14:textId="77777777" w:rsidR="00095164" w:rsidRDefault="00095164">
      <w:pPr>
        <w:ind w:left="720"/>
        <w:rPr>
          <w:rFonts w:ascii="Arial" w:eastAsia="Arial" w:hAnsi="Arial" w:cs="Arial"/>
          <w:sz w:val="24"/>
          <w:szCs w:val="24"/>
        </w:rPr>
      </w:pPr>
    </w:p>
    <w:p w14:paraId="1D9F2CCE" w14:textId="77777777" w:rsidR="00095164" w:rsidRDefault="00000000">
      <w:pPr>
        <w:rPr>
          <w:rFonts w:ascii="Arial" w:eastAsia="Arial" w:hAnsi="Arial" w:cs="Arial"/>
          <w:sz w:val="24"/>
          <w:szCs w:val="24"/>
        </w:rPr>
      </w:pPr>
      <w:r>
        <w:rPr>
          <w:rFonts w:ascii="Arial" w:eastAsia="Arial" w:hAnsi="Arial" w:cs="Arial"/>
          <w:sz w:val="24"/>
          <w:szCs w:val="24"/>
          <w:rtl/>
        </w:rPr>
        <w:t>לנוחותכם, אתר הקורס כולל תבנית לכל המשימות (כפי שביצעתם בכיתה)</w:t>
      </w:r>
    </w:p>
    <w:p w14:paraId="7E86ABAE" w14:textId="77777777" w:rsidR="00095164"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0F75320B" w14:textId="77777777" w:rsidR="00095164" w:rsidRDefault="00000000">
      <w:pPr>
        <w:numPr>
          <w:ilvl w:val="0"/>
          <w:numId w:val="4"/>
        </w:numPr>
        <w:pBdr>
          <w:top w:val="nil"/>
          <w:left w:val="nil"/>
          <w:bottom w:val="nil"/>
          <w:right w:val="nil"/>
          <w:between w:val="nil"/>
        </w:pBdr>
        <w:spacing w:after="0"/>
        <w:ind w:left="360"/>
        <w:rPr>
          <w:rFonts w:ascii="Arial" w:eastAsia="Arial" w:hAnsi="Arial" w:cs="Arial"/>
          <w:color w:val="000000"/>
          <w:sz w:val="24"/>
          <w:szCs w:val="24"/>
        </w:rPr>
      </w:pPr>
      <w:bookmarkStart w:id="5" w:name="_heading=h.gjdgxs" w:colFirst="0" w:colLast="0"/>
      <w:bookmarkEnd w:id="5"/>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r>
        <w:rPr>
          <w:rFonts w:ascii="Arial" w:eastAsia="Arial" w:hAnsi="Arial" w:cs="Arial"/>
          <w:sz w:val="24"/>
          <w:szCs w:val="24"/>
          <w:rtl/>
        </w:rPr>
        <w:t xml:space="preserve">בתיקייית התרגיל ב </w:t>
      </w:r>
      <w:r>
        <w:rPr>
          <w:rFonts w:ascii="Arial" w:eastAsia="Arial" w:hAnsi="Arial" w:cs="Arial"/>
          <w:sz w:val="24"/>
          <w:szCs w:val="24"/>
        </w:rPr>
        <w:t>moodle</w:t>
      </w:r>
      <w:r>
        <w:rPr>
          <w:rFonts w:ascii="Arial" w:eastAsia="Arial" w:hAnsi="Arial" w:cs="Arial"/>
          <w:sz w:val="24"/>
          <w:szCs w:val="24"/>
          <w:rtl/>
        </w:rPr>
        <w:br/>
      </w:r>
    </w:p>
    <w:p w14:paraId="1E0D7EFB" w14:textId="77777777" w:rsidR="00095164" w:rsidRDefault="00000000">
      <w:pPr>
        <w:numPr>
          <w:ilvl w:val="0"/>
          <w:numId w:val="4"/>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06CD1264" w14:textId="77777777" w:rsidR="00095164" w:rsidRDefault="00000000">
      <w:pPr>
        <w:numPr>
          <w:ilvl w:val="0"/>
          <w:numId w:val="4"/>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t>שימו לב כי כל העבודות חייבות להיות שונות זו מזו. עבודות שייראו דומות ייפסלו ויינתן עליהן ציון 0.</w:t>
      </w:r>
    </w:p>
    <w:p w14:paraId="04474A71" w14:textId="77777777" w:rsidR="00095164" w:rsidRDefault="00095164">
      <w:pPr>
        <w:pBdr>
          <w:top w:val="nil"/>
          <w:left w:val="nil"/>
          <w:bottom w:val="nil"/>
          <w:right w:val="nil"/>
          <w:between w:val="nil"/>
        </w:pBdr>
        <w:ind w:left="360"/>
        <w:rPr>
          <w:rFonts w:ascii="Arial" w:eastAsia="Arial" w:hAnsi="Arial" w:cs="Arial"/>
          <w:color w:val="000000"/>
          <w:sz w:val="24"/>
          <w:szCs w:val="24"/>
        </w:rPr>
      </w:pPr>
    </w:p>
    <w:p w14:paraId="3DFF88CC" w14:textId="77777777" w:rsidR="00095164"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095164">
      <w:headerReference w:type="default" r:id="rId23"/>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CD4E" w14:textId="77777777" w:rsidR="000C09F3" w:rsidRDefault="000C09F3">
      <w:pPr>
        <w:spacing w:after="0" w:line="240" w:lineRule="auto"/>
      </w:pPr>
      <w:r>
        <w:separator/>
      </w:r>
    </w:p>
  </w:endnote>
  <w:endnote w:type="continuationSeparator" w:id="0">
    <w:p w14:paraId="3C4C6F0A" w14:textId="77777777" w:rsidR="000C09F3" w:rsidRDefault="000C0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0BB5247-51B8-45F8-9DFD-6D6144B1B283}"/>
    <w:embedBold r:id="rId2" w:fontKey="{4CA43D2A-2598-4F09-8C1B-78622DC4F982}"/>
  </w:font>
  <w:font w:name="Segoe UI">
    <w:panose1 w:val="020B0502040204020203"/>
    <w:charset w:val="00"/>
    <w:family w:val="roman"/>
    <w:notTrueType/>
    <w:pitch w:val="default"/>
    <w:embedRegular r:id="rId3" w:fontKey="{08E3E460-F28B-4E4C-B84A-B6DD6A874029}"/>
  </w:font>
  <w:font w:name="Georgia">
    <w:panose1 w:val="02040502050405020303"/>
    <w:charset w:val="00"/>
    <w:family w:val="auto"/>
    <w:pitch w:val="default"/>
    <w:embedItalic r:id="rId4" w:fontKey="{FF1DF80D-7A33-4F3D-8A83-46814F6FA29C}"/>
  </w:font>
  <w:font w:name="Calibri Light">
    <w:panose1 w:val="020F0302020204030204"/>
    <w:charset w:val="00"/>
    <w:family w:val="swiss"/>
    <w:pitch w:val="variable"/>
    <w:sig w:usb0="E4002EFF" w:usb1="C000247B" w:usb2="00000009" w:usb3="00000000" w:csb0="000001FF" w:csb1="00000000"/>
    <w:embedRegular r:id="rId5" w:fontKey="{6E4E6826-715E-481A-9900-E9F65E9A055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592AC" w14:textId="77777777" w:rsidR="000C09F3" w:rsidRDefault="000C09F3">
      <w:pPr>
        <w:spacing w:after="0" w:line="240" w:lineRule="auto"/>
      </w:pPr>
      <w:r>
        <w:separator/>
      </w:r>
    </w:p>
  </w:footnote>
  <w:footnote w:type="continuationSeparator" w:id="0">
    <w:p w14:paraId="33413FF2" w14:textId="77777777" w:rsidR="000C09F3" w:rsidRDefault="000C0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EF8B" w14:textId="77777777" w:rsidR="00095164"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14:paraId="7C4A75CB" w14:textId="77777777" w:rsidR="00095164"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56409A07" wp14:editId="0761F1DD">
          <wp:simplePos x="0" y="0"/>
          <wp:positionH relativeFrom="column">
            <wp:posOffset>-428619</wp:posOffset>
          </wp:positionH>
          <wp:positionV relativeFrom="paragraph">
            <wp:posOffset>-149219</wp:posOffset>
          </wp:positionV>
          <wp:extent cx="1614488" cy="382971"/>
          <wp:effectExtent l="0" t="0" r="0" b="0"/>
          <wp:wrapSquare wrapText="bothSides" distT="0" distB="0" distL="114300" distR="114300"/>
          <wp:docPr id="1035704066"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4F95E5D4" w14:textId="77777777" w:rsidR="00095164" w:rsidRDefault="00095164">
    <w:pPr>
      <w:pBdr>
        <w:top w:val="nil"/>
        <w:left w:val="nil"/>
        <w:bottom w:val="nil"/>
        <w:right w:val="nil"/>
        <w:between w:val="nil"/>
      </w:pBdr>
      <w:tabs>
        <w:tab w:val="center" w:pos="4153"/>
        <w:tab w:val="right" w:pos="8306"/>
      </w:tabs>
      <w:spacing w:after="0" w:line="240" w:lineRule="auto"/>
      <w:jc w:val="center"/>
      <w:rPr>
        <w:color w:val="000000"/>
      </w:rPr>
    </w:pPr>
  </w:p>
  <w:p w14:paraId="449EE43C" w14:textId="77777777" w:rsidR="00095164" w:rsidRDefault="00095164">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3F0"/>
    <w:multiLevelType w:val="multilevel"/>
    <w:tmpl w:val="D89E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F40E46"/>
    <w:multiLevelType w:val="multilevel"/>
    <w:tmpl w:val="65F24D66"/>
    <w:lvl w:ilvl="0">
      <w:start w:val="1"/>
      <w:numFmt w:val="decimal"/>
      <w:lvlText w:val="%1."/>
      <w:lvlJc w:val="left"/>
      <w:pPr>
        <w:ind w:left="720" w:hanging="360"/>
      </w:pPr>
      <w:rPr>
        <w:rFonts w:ascii="Arial" w:eastAsia="Arial" w:hAnsi="Arial" w:cs="Arial"/>
        <w:b/>
        <w:bCs/>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7C7B17"/>
    <w:multiLevelType w:val="multilevel"/>
    <w:tmpl w:val="ED8CB4B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2F37B7"/>
    <w:multiLevelType w:val="multilevel"/>
    <w:tmpl w:val="405A2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DC3C23"/>
    <w:multiLevelType w:val="multilevel"/>
    <w:tmpl w:val="B2C0F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09048D"/>
    <w:multiLevelType w:val="multilevel"/>
    <w:tmpl w:val="9A6CB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B19CD"/>
    <w:multiLevelType w:val="multilevel"/>
    <w:tmpl w:val="2B8639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1A02B5B"/>
    <w:multiLevelType w:val="multilevel"/>
    <w:tmpl w:val="0AB89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546133"/>
    <w:multiLevelType w:val="multilevel"/>
    <w:tmpl w:val="4796D5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8386A09"/>
    <w:multiLevelType w:val="multilevel"/>
    <w:tmpl w:val="3F7A8200"/>
    <w:lvl w:ilvl="0">
      <w:start w:val="1"/>
      <w:numFmt w:val="decimal"/>
      <w:lvlText w:val="%1."/>
      <w:lvlJc w:val="left"/>
      <w:pPr>
        <w:ind w:left="720" w:hanging="360"/>
      </w:pPr>
      <w:rPr>
        <w:rFonts w:ascii="Arial" w:eastAsia="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5B4E5F"/>
    <w:multiLevelType w:val="multilevel"/>
    <w:tmpl w:val="9E3E36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C5158FD"/>
    <w:multiLevelType w:val="multilevel"/>
    <w:tmpl w:val="0318F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8661386">
    <w:abstractNumId w:val="11"/>
  </w:num>
  <w:num w:numId="2" w16cid:durableId="72431608">
    <w:abstractNumId w:val="10"/>
  </w:num>
  <w:num w:numId="3" w16cid:durableId="1502157238">
    <w:abstractNumId w:val="4"/>
  </w:num>
  <w:num w:numId="4" w16cid:durableId="1608151233">
    <w:abstractNumId w:val="6"/>
  </w:num>
  <w:num w:numId="5" w16cid:durableId="991174008">
    <w:abstractNumId w:val="8"/>
  </w:num>
  <w:num w:numId="6" w16cid:durableId="1374421442">
    <w:abstractNumId w:val="9"/>
  </w:num>
  <w:num w:numId="7" w16cid:durableId="2515169">
    <w:abstractNumId w:val="2"/>
  </w:num>
  <w:num w:numId="8" w16cid:durableId="1272973343">
    <w:abstractNumId w:val="5"/>
  </w:num>
  <w:num w:numId="9" w16cid:durableId="1926986641">
    <w:abstractNumId w:val="3"/>
  </w:num>
  <w:num w:numId="10" w16cid:durableId="1585992279">
    <w:abstractNumId w:val="7"/>
  </w:num>
  <w:num w:numId="11" w16cid:durableId="570699855">
    <w:abstractNumId w:val="0"/>
  </w:num>
  <w:num w:numId="12" w16cid:durableId="918094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164"/>
    <w:rsid w:val="00095164"/>
    <w:rsid w:val="000C09F3"/>
    <w:rsid w:val="00434022"/>
    <w:rsid w:val="005C4738"/>
    <w:rsid w:val="00A65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6EA5"/>
  <w15:docId w15:val="{FFA0B4F4-589D-4463-BB8A-3DACD909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paragraph" w:styleId="BalloonText">
    <w:name w:val="Balloon Text"/>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Header">
    <w:name w:val="header"/>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CF7FB4"/>
    <w:rPr>
      <w:color w:val="605E5C"/>
      <w:shd w:val="clear" w:color="auto" w:fill="E1DFDD"/>
    </w:rPr>
  </w:style>
  <w:style w:type="character" w:styleId="FollowedHyperlink">
    <w:name w:val="FollowedHyperlink"/>
    <w:basedOn w:val="DefaultParagraphFont"/>
    <w:uiPriority w:val="99"/>
    <w:semiHidden/>
    <w:unhideWhenUsed/>
    <w:rsid w:val="00054EB1"/>
    <w:rPr>
      <w:color w:val="954F72" w:themeColor="followedHyperlink"/>
      <w:u w:val="single"/>
    </w:rPr>
  </w:style>
  <w:style w:type="table" w:styleId="TableGrid">
    <w:name w:val="Table Grid"/>
    <w:basedOn w:val="TableNormal"/>
    <w:uiPriority w:val="39"/>
    <w:rsid w:val="004A4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3">
    <w:basedOn w:val="TableNormal2"/>
    <w:pPr>
      <w:spacing w:line="240" w:lineRule="auto"/>
    </w:pPr>
    <w:tblPr>
      <w:tblStyleRowBandSize w:val="1"/>
      <w:tblStyleColBandSize w:val="1"/>
      <w:tblCellMar>
        <w:top w:w="0" w:type="dxa"/>
        <w:left w:w="115" w:type="dxa"/>
        <w:bottom w:w="0" w:type="dxa"/>
        <w:right w:w="115"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line="240" w:lineRule="auto"/>
    </w:pPr>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khier/Home-Work" TargetMode="External"/><Relationship Id="rId13" Type="http://schemas.openxmlformats.org/officeDocument/2006/relationships/hyperlink" Target="https://aws.amazon.com/vi/solutions/case-studies/capital-one-all-in-on-aws"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aws.amazon.com/solutions/case-studies/"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ingmetrics.com/content/cloud-services-industrys-10-most-critical-metric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Non-functional_requirement" TargetMode="External"/><Relationship Id="rId23" Type="http://schemas.openxmlformats.org/officeDocument/2006/relationships/header" Target="header1.xml"/><Relationship Id="rId10" Type="http://schemas.openxmlformats.org/officeDocument/2006/relationships/hyperlink" Target="https://aws.amazon.com/solutions/case-studies/"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uidingmetrics.com/content/cloud-services-industrys-10-most-critical-metrics/" TargetMode="External"/><Relationship Id="rId14" Type="http://schemas.openxmlformats.org/officeDocument/2006/relationships/image" Target="media/image1.png"/><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f+iCI0tNpQlxvSWhE11U8676dw==">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1804</Words>
  <Characters>10288</Characters>
  <Application>Microsoft Office Word</Application>
  <DocSecurity>0</DocSecurity>
  <Lines>85</Lines>
  <Paragraphs>24</Paragraphs>
  <ScaleCrop>false</ScaleCrop>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רביבו הנו</cp:lastModifiedBy>
  <cp:revision>2</cp:revision>
  <dcterms:created xsi:type="dcterms:W3CDTF">2025-11-25T19:54:00Z</dcterms:created>
  <dcterms:modified xsi:type="dcterms:W3CDTF">2025-11-25T19:54:00Z</dcterms:modified>
</cp:coreProperties>
</file>